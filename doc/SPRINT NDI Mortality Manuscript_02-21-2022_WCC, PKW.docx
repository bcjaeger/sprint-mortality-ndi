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9C08A" w14:textId="77777777" w:rsidR="003462B7" w:rsidRDefault="00273294">
      <w:pPr>
        <w:pStyle w:val="Title"/>
      </w:pPr>
      <w:r>
        <w:t>Longer term All-Cause and Cardiovascular Mortality with Intensive Blood Pressure Control: A Secondary Analysis of SPRINT</w:t>
      </w:r>
    </w:p>
    <w:p w14:paraId="792C3550" w14:textId="54A01FF9" w:rsidR="003462B7" w:rsidRDefault="00273294">
      <w:pPr>
        <w:pStyle w:val="FirstParagraph"/>
      </w:pPr>
      <w:r>
        <w:t>Byron C. Jaeger, PhD,</w:t>
      </w:r>
      <w:r>
        <w:rPr>
          <w:vertAlign w:val="superscript"/>
        </w:rPr>
        <w:t>1</w:t>
      </w:r>
      <w:r>
        <w:t xml:space="preserve"> Adam P. </w:t>
      </w:r>
      <w:proofErr w:type="spellStart"/>
      <w:r>
        <w:t>Bress</w:t>
      </w:r>
      <w:proofErr w:type="spellEnd"/>
      <w:r>
        <w:t>,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Cora E. Lewis, MD, MSPH</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w:t>
      </w:r>
      <w:r w:rsidR="006E599E">
        <w:t xml:space="preserve"> </w:t>
      </w:r>
      <w:r>
        <w:t>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30062D55" w14:textId="4FE064D0"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Informatics, Decision-Enhancement, and Analytic Sciences (IDEAS) Center, Veterans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 xml:space="preserve">Department of Epidemiology, Tulane University School of Public Health and Tropical Medicine, New Orleans, LA. </w:t>
      </w:r>
      <w:r>
        <w:rPr>
          <w:vertAlign w:val="superscript"/>
        </w:rPr>
        <w:t>5</w:t>
      </w:r>
      <w:r>
        <w:t xml:space="preserve">Renal Section, Veterans Affairs Salt Lake City Healthcare System, UT. </w:t>
      </w:r>
      <w:r>
        <w:rPr>
          <w:vertAlign w:val="superscript"/>
        </w:rPr>
        <w:t>6</w:t>
      </w:r>
      <w:r>
        <w:t xml:space="preserve">Division of Nephrology and Hypertension, Department of Internal Medicine, University of Utah School of Medicine, Salt Lake City, UT. </w:t>
      </w:r>
      <w:r>
        <w:rPr>
          <w:vertAlign w:val="superscript"/>
        </w:rPr>
        <w:t>7</w:t>
      </w:r>
      <w:r>
        <w:t>Department of Preventive Medicine, University of Tennessee Health Science Center, Memphis</w:t>
      </w:r>
      <w:ins w:id="0" w:author="William C .Cushman" w:date="2022-02-22T08:57:00Z">
        <w:r w:rsidR="00F91C78">
          <w:t>, TN</w:t>
        </w:r>
      </w:ins>
      <w:r>
        <w:t xml:space="preserve">. </w:t>
      </w:r>
      <w:r>
        <w:rPr>
          <w:vertAlign w:val="superscript"/>
        </w:rPr>
        <w:t>8</w:t>
      </w:r>
      <w:r>
        <w:t xml:space="preserve">Division of Renal Diseases &amp; Hypertension, University of Minnesota, MN. </w:t>
      </w:r>
      <w:r>
        <w:rPr>
          <w:vertAlign w:val="superscript"/>
        </w:rPr>
        <w:t>9</w:t>
      </w:r>
      <w:r>
        <w:t xml:space="preserve">Clinical Applications and Prevention Branch, National Heart, Lung, and Blood Institute, National Institutes of Health, Bethesda, MD. </w:t>
      </w:r>
      <w:r>
        <w:rPr>
          <w:vertAlign w:val="superscript"/>
        </w:rPr>
        <w:t>10</w:t>
      </w:r>
      <w:r>
        <w:t xml:space="preserve">Department of Epidemiology, University of Alabama at Birmingham. </w:t>
      </w:r>
      <w:r>
        <w:rPr>
          <w:vertAlign w:val="superscript"/>
        </w:rPr>
        <w:t>11</w:t>
      </w:r>
      <w:r>
        <w:t xml:space="preserve">Division of Cardiovascular Disease, Department of Medicine, University of Alabama at Birmingham. </w:t>
      </w:r>
      <w:r>
        <w:rPr>
          <w:vertAlign w:val="superscript"/>
        </w:rPr>
        <w:t>12</w:t>
      </w:r>
      <w:r>
        <w:t xml:space="preserve">Section on Nephrology, Department of Internal Medicine, Wake Forest School of Medicine, Winston-Salem, NC. </w:t>
      </w:r>
      <w:r>
        <w:rPr>
          <w:vertAlign w:val="superscript"/>
        </w:rPr>
        <w:t>13</w:t>
      </w:r>
      <w:r>
        <w:t xml:space="preserve">Departments of Psychiatry and Behavioral Medicine &amp; Social Sciences and Health Policy, Wake Forest School of Medicine, Winston-Salem, NC. </w:t>
      </w:r>
      <w:r>
        <w:rPr>
          <w:vertAlign w:val="superscript"/>
        </w:rPr>
        <w:t>14</w:t>
      </w:r>
      <w:r>
        <w:t xml:space="preserve">Division of Geriatrics, University of Utah School of Medicine, Salt Lake City. </w:t>
      </w:r>
      <w:r>
        <w:rPr>
          <w:vertAlign w:val="superscript"/>
        </w:rPr>
        <w:t>15</w:t>
      </w:r>
      <w:r>
        <w:t xml:space="preserve">Section on Gerontology and Geriatric Medicine, Department of Internal Medicine, Wake Forest School of Medicine, Winston-Salem, NC. </w:t>
      </w:r>
      <w:r>
        <w:rPr>
          <w:vertAlign w:val="superscript"/>
        </w:rPr>
        <w:t>16</w:t>
      </w:r>
      <w:r>
        <w:t xml:space="preserve">Division of Nephrology and Hypertension, University Hospitals Cleveland Medical Center, Case Western Reserve University, OH </w:t>
      </w:r>
      <w:r>
        <w:br/>
      </w:r>
    </w:p>
    <w:p w14:paraId="7805E5AD"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Correspondence to:</w:t>
      </w:r>
      <w:r>
        <w:br/>
        <w:t>Nicholas M. Pajewski, PhD</w:t>
      </w:r>
      <w:r>
        <w:br/>
        <w:t>Department of Biostatistics and Data Science</w:t>
      </w:r>
      <w:r>
        <w:br/>
        <w:t>Division of Public Health Sciences</w:t>
      </w:r>
      <w:r>
        <w:br/>
        <w:t>Wake Forest School of Medicine</w:t>
      </w:r>
      <w:r>
        <w:br/>
        <w:t>Medical Center Boulevard</w:t>
      </w:r>
      <w:r>
        <w:br/>
        <w:t>Winston-Salem, NC 27154</w:t>
      </w:r>
      <w:r>
        <w:br/>
        <w:t>(336) 713-1396</w:t>
      </w:r>
      <w:r>
        <w:br/>
      </w:r>
      <w:hyperlink r:id="rId7">
        <w:r>
          <w:rPr>
            <w:rStyle w:val="Hyperlink"/>
          </w:rPr>
          <w:t>npajewsk@wakehealth.edu</w:t>
        </w:r>
      </w:hyperlink>
      <w:r>
        <w:t xml:space="preserve"> </w:t>
      </w:r>
    </w:p>
    <w:p w14:paraId="154908D9" w14:textId="77777777" w:rsidR="003462B7" w:rsidRDefault="00273294">
      <w:pPr>
        <w:pStyle w:val="BodyText"/>
      </w:pPr>
      <w:r>
        <w:rPr>
          <w:b/>
          <w:bCs/>
        </w:rPr>
        <w:lastRenderedPageBreak/>
        <w:t>Word Count:</w:t>
      </w:r>
      <w:r>
        <w:t xml:space="preserve"> Abstract</w:t>
      </w:r>
      <w:proofErr w:type="gramStart"/>
      <w:r>
        <w:t>: ;</w:t>
      </w:r>
      <w:proofErr w:type="gramEnd"/>
      <w:r>
        <w:t xml:space="preserve"> Manuscript:</w:t>
      </w:r>
    </w:p>
    <w:p w14:paraId="2DE52EFF" w14:textId="77777777" w:rsidR="003462B7" w:rsidRDefault="00273294">
      <w:r>
        <w:br w:type="page"/>
      </w:r>
    </w:p>
    <w:p w14:paraId="4C48AF06" w14:textId="77777777" w:rsidR="003462B7" w:rsidRDefault="00273294">
      <w:pPr>
        <w:pStyle w:val="Heading1"/>
      </w:pPr>
      <w:bookmarkStart w:id="1" w:name="abstract"/>
      <w:r>
        <w:t>ABSTRACT</w:t>
      </w:r>
    </w:p>
    <w:p w14:paraId="1B6F5079" w14:textId="35B62BA9" w:rsidR="003462B7" w:rsidRDefault="00273294">
      <w:pPr>
        <w:pStyle w:val="FirstParagraph"/>
      </w:pPr>
      <w:r>
        <w:rPr>
          <w:b/>
          <w:bCs/>
        </w:rPr>
        <w:t>IMPORTANCE</w:t>
      </w:r>
      <w:r>
        <w:t xml:space="preserve">. The Systolic Blood Pressure Intervention Trial (SPRINT) showed that intensive </w:t>
      </w:r>
      <w:r w:rsidR="00D0443C">
        <w:t>blood pressure control</w:t>
      </w:r>
      <w:r>
        <w:t xml:space="preserve"> reduce</w:t>
      </w:r>
      <w:r w:rsidR="00D0443C">
        <w:t>s</w:t>
      </w:r>
      <w:r>
        <w:t xml:space="preserve"> the risk of cardiovascular and all-cause mortality. However, the </w:t>
      </w:r>
      <w:r w:rsidR="00D02507">
        <w:t>long</w:t>
      </w:r>
      <w:r w:rsidR="00D0443C">
        <w:t>er</w:t>
      </w:r>
      <w:r w:rsidR="00D02507">
        <w:t xml:space="preserve"> term </w:t>
      </w:r>
      <w:r>
        <w:t>legacy effect of intensive treatment on mortality is unknown.</w:t>
      </w:r>
    </w:p>
    <w:p w14:paraId="186EFCE3" w14:textId="292807D2" w:rsidR="003462B7" w:rsidRDefault="00273294">
      <w:pPr>
        <w:pStyle w:val="BodyText"/>
      </w:pPr>
      <w:r>
        <w:rPr>
          <w:b/>
          <w:bCs/>
        </w:rPr>
        <w:t>OBJECTIVE</w:t>
      </w:r>
      <w:r>
        <w:t xml:space="preserve">. To evaluate the effect of </w:t>
      </w:r>
      <w:r w:rsidR="00D02507">
        <w:t>randomization to</w:t>
      </w:r>
      <w:r>
        <w:t xml:space="preserve"> intensive treatment with all-cause and cardiovascular mortality up to </w:t>
      </w:r>
      <w:commentRangeStart w:id="2"/>
      <w:r>
        <w:t>ten years post-randomization</w:t>
      </w:r>
      <w:commentRangeEnd w:id="2"/>
      <w:r w:rsidR="00CC7D60">
        <w:rPr>
          <w:rStyle w:val="CommentReference"/>
        </w:rPr>
        <w:commentReference w:id="2"/>
      </w:r>
      <w:r>
        <w:t>.</w:t>
      </w:r>
    </w:p>
    <w:p w14:paraId="74E85C84" w14:textId="77777777" w:rsidR="003462B7" w:rsidRDefault="00273294">
      <w:pPr>
        <w:pStyle w:val="BodyText"/>
      </w:pPr>
      <w:r>
        <w:rPr>
          <w:b/>
          <w:bCs/>
        </w:rPr>
        <w:t>DESIGN, SETTING, AND PARTICIPANTS</w:t>
      </w:r>
      <w:r>
        <w:t>. Randomized clinical trial of 9361 patients aged 50 years or older with hypertension and increased cardiovascular risk, but without diabetes or history of stroke. Randomization began on November 8, 2010, the trial intervention ended on August 20, 2015, and observational trial follow-up visits occurred through July 2016.</w:t>
      </w:r>
    </w:p>
    <w:p w14:paraId="11321BCF" w14:textId="647646DC" w:rsidR="003462B7" w:rsidRDefault="00273294">
      <w:pPr>
        <w:pStyle w:val="BodyText"/>
      </w:pPr>
      <w:r>
        <w:rPr>
          <w:b/>
          <w:bCs/>
        </w:rPr>
        <w:t>INTERVENTIONS</w:t>
      </w:r>
      <w:r>
        <w:t>. Randomization to SBP goal of &lt;120</w:t>
      </w:r>
      <w:r w:rsidR="00D02507">
        <w:t xml:space="preserve"> </w:t>
      </w:r>
      <w:r>
        <w:t>mm</w:t>
      </w:r>
      <w:r w:rsidR="00D0443C">
        <w:t xml:space="preserve"> </w:t>
      </w:r>
      <w:r>
        <w:t>Hg (intensive, N=4678) versus &lt;140</w:t>
      </w:r>
      <w:r w:rsidR="00D02507">
        <w:t xml:space="preserve"> </w:t>
      </w:r>
      <w:r>
        <w:t>mm</w:t>
      </w:r>
      <w:r w:rsidR="00D0443C">
        <w:t xml:space="preserve"> </w:t>
      </w:r>
      <w:r>
        <w:t>Hg (standard, N=4683).</w:t>
      </w:r>
    </w:p>
    <w:p w14:paraId="4A617E62" w14:textId="2274C93E" w:rsidR="003462B7" w:rsidRDefault="00273294">
      <w:pPr>
        <w:pStyle w:val="BodyText"/>
      </w:pPr>
      <w:r>
        <w:rPr>
          <w:b/>
          <w:bCs/>
        </w:rPr>
        <w:t>MAIN OUTCOMES AND MEASURES</w:t>
      </w:r>
      <w:r>
        <w:t xml:space="preserve">. Extended follow-up </w:t>
      </w:r>
      <w:r w:rsidR="00D0443C">
        <w:t>for all-cause and cardiovascular</w:t>
      </w:r>
      <w:r>
        <w:t xml:space="preserve"> mortality via the US National Death Index, beginning in 2016 through December 31st, 2020. In a subset of 2944 trial participants, outpatient SBP levels measured in routine clinical practice </w:t>
      </w:r>
      <w:r w:rsidR="00D02507">
        <w:t xml:space="preserve">during and </w:t>
      </w:r>
      <w:r>
        <w:t>after the trial were examined.</w:t>
      </w:r>
    </w:p>
    <w:p w14:paraId="193A598F" w14:textId="0AADE6F7" w:rsidR="003462B7" w:rsidRDefault="00273294">
      <w:pPr>
        <w:pStyle w:val="BodyText"/>
      </w:pPr>
      <w:r>
        <w:rPr>
          <w:b/>
          <w:bCs/>
        </w:rPr>
        <w:t>RESULTS</w:t>
      </w:r>
      <w:r>
        <w:t xml:space="preserve">. Among 9361 randomized participants, the mean (standard deviation) age was 67.9 (9.4) years and 35.6% were women. </w:t>
      </w:r>
      <w:commentRangeStart w:id="3"/>
      <w:r>
        <w:t>Over the median intervention phase of 3.3 years</w:t>
      </w:r>
      <w:commentRangeEnd w:id="3"/>
      <w:r w:rsidR="00F91C78">
        <w:rPr>
          <w:rStyle w:val="CommentReference"/>
        </w:rPr>
        <w:commentReference w:id="3"/>
      </w:r>
      <w:r>
        <w:t>, intensive treatment was beneficial for both cardiovascular mortality (</w:t>
      </w:r>
      <w:commentRangeStart w:id="4"/>
      <w:r>
        <w:t>Hazard Ratio [HR] = 0.66</w:t>
      </w:r>
      <w:r w:rsidR="00D0443C">
        <w:t>;</w:t>
      </w:r>
      <w:r>
        <w:t xml:space="preserve"> 95% confidence interval [CI]</w:t>
      </w:r>
      <w:r w:rsidR="00D0443C">
        <w:t>,</w:t>
      </w:r>
      <w:r>
        <w:t xml:space="preserve"> 0.49</w:t>
      </w:r>
      <w:r w:rsidR="00D0443C">
        <w:t>-</w:t>
      </w:r>
      <w:r>
        <w:t>0.89</w:t>
      </w:r>
      <w:commentRangeEnd w:id="4"/>
      <w:r w:rsidR="002B4E32">
        <w:rPr>
          <w:rStyle w:val="CommentReference"/>
        </w:rPr>
        <w:commentReference w:id="4"/>
      </w:r>
      <w:r>
        <w:t>) and all-cause mortality (</w:t>
      </w:r>
      <w:commentRangeStart w:id="5"/>
      <w:r>
        <w:t>HR</w:t>
      </w:r>
      <w:r w:rsidR="00D0443C">
        <w:t>,</w:t>
      </w:r>
      <w:r>
        <w:t xml:space="preserve"> 0.83</w:t>
      </w:r>
      <w:r w:rsidR="00D0443C">
        <w:t>;</w:t>
      </w:r>
      <w:r>
        <w:t xml:space="preserve"> 95% CI</w:t>
      </w:r>
      <w:r w:rsidR="00D0443C">
        <w:t>,</w:t>
      </w:r>
      <w:r>
        <w:t xml:space="preserve"> 0.68</w:t>
      </w:r>
      <w:r w:rsidR="00D0443C">
        <w:t>-</w:t>
      </w:r>
      <w:r>
        <w:t>1.01</w:t>
      </w:r>
      <w:commentRangeEnd w:id="5"/>
      <w:r w:rsidR="00CC425E">
        <w:rPr>
          <w:rStyle w:val="CommentReference"/>
        </w:rPr>
        <w:commentReference w:id="5"/>
      </w:r>
      <w:r>
        <w:t>). However, at the median total follow-up of 8.8 years, there was no longer evidence of benefit for cardiovascular mortality (HR = 1.02, 95% CI</w:t>
      </w:r>
      <w:r w:rsidR="003D7CE3">
        <w:t>,</w:t>
      </w:r>
      <w:r>
        <w:t xml:space="preserve"> 0.84 to 1.24) or all-cause mortality (HR = 1.08, 95% CI</w:t>
      </w:r>
      <w:r w:rsidR="003D7CE3">
        <w:t>,</w:t>
      </w:r>
      <w:r>
        <w:t xml:space="preserve"> 0.94 to 1.23). </w:t>
      </w:r>
      <w:commentRangeStart w:id="6"/>
      <w:r>
        <w:t>The</w:t>
      </w:r>
      <w:commentRangeEnd w:id="6"/>
      <w:r w:rsidR="00197C4D">
        <w:rPr>
          <w:rStyle w:val="CommentReference"/>
        </w:rPr>
        <w:commentReference w:id="6"/>
      </w:r>
      <w:r>
        <w:t xml:space="preserve"> estimated mean outpatient SBP among participants randomized to </w:t>
      </w:r>
      <w:commentRangeStart w:id="7"/>
      <w:r>
        <w:t xml:space="preserve">intensive </w:t>
      </w:r>
      <w:commentRangeEnd w:id="7"/>
      <w:r w:rsidR="006E436A">
        <w:rPr>
          <w:rStyle w:val="CommentReference"/>
        </w:rPr>
        <w:commentReference w:id="7"/>
      </w:r>
      <w:r>
        <w:t>treatment increased</w:t>
      </w:r>
      <w:r w:rsidR="00D02507">
        <w:t xml:space="preserve"> following trial follow-up</w:t>
      </w:r>
      <w:del w:id="8" w:author="William C .Cushman" w:date="2022-02-22T09:04:00Z">
        <w:r w:rsidR="00D02507" w:rsidDel="006E436A">
          <w:delText>,</w:delText>
        </w:r>
      </w:del>
      <w:r w:rsidR="00D02507">
        <w:t xml:space="preserve"> </w:t>
      </w:r>
      <w:del w:id="9" w:author="William C .Cushman" w:date="2022-02-22T09:04:00Z">
        <w:r w:rsidR="00D02507" w:rsidDel="006E436A">
          <w:delText xml:space="preserve">increasing </w:delText>
        </w:r>
      </w:del>
      <w:r>
        <w:t>from 132.8</w:t>
      </w:r>
      <w:r w:rsidR="00D02507">
        <w:t xml:space="preserve"> mm</w:t>
      </w:r>
      <w:r w:rsidR="00D0443C">
        <w:t xml:space="preserve"> </w:t>
      </w:r>
      <w:r w:rsidR="00D02507">
        <w:t>Hg</w:t>
      </w:r>
      <w:r>
        <w:t xml:space="preserve"> (</w:t>
      </w:r>
      <w:r w:rsidR="00D0443C">
        <w:t xml:space="preserve">95% CI, </w:t>
      </w:r>
      <w:r>
        <w:t>132.0</w:t>
      </w:r>
      <w:r w:rsidR="00D0443C">
        <w:t>-</w:t>
      </w:r>
      <w:r>
        <w:t xml:space="preserve">133.7) at five years to 140.4 </w:t>
      </w:r>
      <w:r w:rsidR="00D02507">
        <w:t xml:space="preserve">mm Hg </w:t>
      </w:r>
      <w:r>
        <w:t>(</w:t>
      </w:r>
      <w:r w:rsidR="00D0443C">
        <w:t xml:space="preserve">95% CI, </w:t>
      </w:r>
      <w:r>
        <w:t>137.8</w:t>
      </w:r>
      <w:r w:rsidR="00D0443C">
        <w:t>-</w:t>
      </w:r>
      <w:r>
        <w:t xml:space="preserve"> 143.0) </w:t>
      </w:r>
      <w:r w:rsidR="00D02507">
        <w:t xml:space="preserve">at </w:t>
      </w:r>
      <w:r>
        <w:t>ten years post-randomization.</w:t>
      </w:r>
    </w:p>
    <w:p w14:paraId="6E8A8243" w14:textId="4242DFA3" w:rsidR="003462B7" w:rsidRDefault="00273294">
      <w:pPr>
        <w:pStyle w:val="BodyText"/>
      </w:pPr>
      <w:r>
        <w:rPr>
          <w:b/>
          <w:bCs/>
        </w:rPr>
        <w:t>CONCLUSIONS AND RELEVANCE</w:t>
      </w:r>
      <w:r>
        <w:t xml:space="preserve">. The beneficial effect of intensive treatment </w:t>
      </w:r>
      <w:r w:rsidR="003D7CE3">
        <w:t xml:space="preserve">was attenuated </w:t>
      </w:r>
      <w:commentRangeStart w:id="10"/>
      <w:r w:rsidR="003D7CE3">
        <w:t xml:space="preserve">almost immediately </w:t>
      </w:r>
      <w:commentRangeEnd w:id="10"/>
      <w:r w:rsidR="00A12883">
        <w:rPr>
          <w:rStyle w:val="CommentReference"/>
        </w:rPr>
        <w:commentReference w:id="10"/>
      </w:r>
      <w:r w:rsidR="003D7CE3">
        <w:t xml:space="preserve">during observational follow-up for </w:t>
      </w:r>
      <w:r>
        <w:t>all-cause mortality</w:t>
      </w:r>
      <w:r w:rsidR="003D7CE3">
        <w:t>, and within 1.5 years for cardiovascular mortality</w:t>
      </w:r>
      <w:r>
        <w:t>. Given increasing SBP levels in participants randomized to intensive treatment following the trial, these results highlight the importance of consistent long-term management of hypertension.</w:t>
      </w:r>
    </w:p>
    <w:p w14:paraId="52B430D6" w14:textId="77777777" w:rsidR="003462B7" w:rsidRDefault="00273294">
      <w:r>
        <w:br w:type="page"/>
      </w:r>
    </w:p>
    <w:p w14:paraId="65C25C2E" w14:textId="77777777" w:rsidR="003462B7" w:rsidRDefault="00273294">
      <w:pPr>
        <w:pStyle w:val="Heading1"/>
      </w:pPr>
      <w:bookmarkStart w:id="11" w:name="introduction"/>
      <w:bookmarkEnd w:id="1"/>
      <w:r>
        <w:t>INTRODUCTION</w:t>
      </w:r>
    </w:p>
    <w:p w14:paraId="6C5733C4" w14:textId="5867C155" w:rsidR="003462B7" w:rsidRDefault="00273294" w:rsidP="003D7CE3">
      <w:pPr>
        <w:pStyle w:val="BodyText"/>
      </w:pPr>
      <w:commentRangeStart w:id="12"/>
      <w:r>
        <w:t>Hypertension is the leading modifiable risk factor for cardiovascular disease (CVD).</w:t>
      </w:r>
      <w:r>
        <w:rPr>
          <w:vertAlign w:val="superscript"/>
        </w:rPr>
        <w:t>1</w:t>
      </w:r>
      <w:r>
        <w:t xml:space="preserve"> </w:t>
      </w:r>
      <w:r w:rsidR="00D0443C">
        <w:t>Meta analyses of randomized trials have shown that pharmacological blood pressure (BP) lowering reduces the risk of major CVD events across the spectrum of initial BP.</w:t>
      </w:r>
      <w:commentRangeStart w:id="13"/>
      <w:r w:rsidR="00D0443C">
        <w:rPr>
          <w:vertAlign w:val="superscript"/>
        </w:rPr>
        <w:t xml:space="preserve">25,26 </w:t>
      </w:r>
      <w:commentRangeEnd w:id="13"/>
      <w:r w:rsidR="00E93A0D">
        <w:rPr>
          <w:rStyle w:val="CommentReference"/>
        </w:rPr>
        <w:commentReference w:id="13"/>
      </w:r>
      <w:commentRangeEnd w:id="12"/>
      <w:r w:rsidR="008366C9">
        <w:rPr>
          <w:rStyle w:val="CommentReference"/>
        </w:rPr>
        <w:commentReference w:id="12"/>
      </w:r>
      <w:r>
        <w:t xml:space="preserve">The Systolic Blood Pressure Intervention Trial (SPRINT) showed that intensive </w:t>
      </w:r>
      <w:ins w:id="14" w:author="Whelton, Paul K" w:date="2022-03-02T08:51:00Z">
        <w:r w:rsidR="00A54235">
          <w:t xml:space="preserve">antihypertensive drug </w:t>
        </w:r>
      </w:ins>
      <w:r>
        <w:t xml:space="preserve">treatment, defined by a </w:t>
      </w:r>
      <w:r w:rsidR="00C050A8">
        <w:t>systolic blood pressure (SBP)</w:t>
      </w:r>
      <w:r>
        <w:t xml:space="preserve"> target &lt; 120 mm Hg, reduced the risk for </w:t>
      </w:r>
      <w:r w:rsidR="00D0443C">
        <w:t xml:space="preserve">incident </w:t>
      </w:r>
      <w:r w:rsidR="00C050A8">
        <w:t>CVD</w:t>
      </w:r>
      <w:r w:rsidR="00D0443C">
        <w:t xml:space="preserve"> </w:t>
      </w:r>
      <w:r>
        <w:t>and all-cause mortality</w:t>
      </w:r>
      <w:ins w:id="15" w:author="Whelton, Paul K" w:date="2022-03-02T08:52:00Z">
        <w:r w:rsidR="00A54235">
          <w:t xml:space="preserve"> compare</w:t>
        </w:r>
      </w:ins>
      <w:ins w:id="16" w:author="Whelton, Paul K" w:date="2022-03-02T08:53:00Z">
        <w:r w:rsidR="00A54235">
          <w:t>d with treatment to an SBP target of &lt;140 mm Hg</w:t>
        </w:r>
      </w:ins>
      <w:r>
        <w:t>.</w:t>
      </w:r>
      <w:r>
        <w:rPr>
          <w:vertAlign w:val="superscript"/>
        </w:rPr>
        <w:t>2</w:t>
      </w:r>
      <w:r>
        <w:t xml:space="preserve"> Because a clear benefit was evident for intensive treatment after a median follow-up of 3.3 years, </w:t>
      </w:r>
      <w:r w:rsidR="00C050A8">
        <w:t xml:space="preserve">the trial </w:t>
      </w:r>
      <w:r>
        <w:t xml:space="preserve">was stopped early. However, the </w:t>
      </w:r>
      <w:r w:rsidR="00D0443C">
        <w:t>longer-term effect</w:t>
      </w:r>
      <w:r>
        <w:t xml:space="preserve"> </w:t>
      </w:r>
      <w:r w:rsidR="00D0443C">
        <w:t>o</w:t>
      </w:r>
      <w:r w:rsidR="00C050A8">
        <w:t>f</w:t>
      </w:r>
      <w:r w:rsidR="00D0443C">
        <w:t xml:space="preserve"> </w:t>
      </w:r>
      <w:r w:rsidR="00C050A8">
        <w:t xml:space="preserve">randomization to intensive treatment on </w:t>
      </w:r>
      <w:r w:rsidR="00D0443C">
        <w:t xml:space="preserve">cardiovascular and all-cause mortality </w:t>
      </w:r>
      <w:r>
        <w:t>after the trial (i.e.,</w:t>
      </w:r>
      <w:r w:rsidR="00D0443C">
        <w:t xml:space="preserve"> the </w:t>
      </w:r>
      <w:r>
        <w:t>legacy effect) has not been evaluated.</w:t>
      </w:r>
      <w:r>
        <w:rPr>
          <w:vertAlign w:val="superscript"/>
        </w:rPr>
        <w:t>3</w:t>
      </w:r>
    </w:p>
    <w:p w14:paraId="6869C4FC" w14:textId="0FCE46BE" w:rsidR="003462B7" w:rsidRDefault="00C050A8">
      <w:pPr>
        <w:pStyle w:val="BodyText"/>
      </w:pPr>
      <w:r>
        <w:t xml:space="preserve">The objective of the current study was to evaluate the long-term legacy effect of intensive treatment on mortality, </w:t>
      </w:r>
      <w:ins w:id="17" w:author="Whelton, Paul K" w:date="2022-03-02T08:55:00Z">
        <w:r w:rsidR="00A54235">
          <w:t xml:space="preserve">by </w:t>
        </w:r>
      </w:ins>
      <w:del w:id="18" w:author="Whelton, Paul K" w:date="2022-03-02T08:55:00Z">
        <w:r w:rsidDel="00A54235">
          <w:delText xml:space="preserve">leveraging </w:delText>
        </w:r>
      </w:del>
      <w:r>
        <w:t xml:space="preserve">passive follow-up </w:t>
      </w:r>
      <w:ins w:id="19" w:author="Whelton, Paul K" w:date="2022-03-02T08:55:00Z">
        <w:r w:rsidR="00A54235">
          <w:t xml:space="preserve">using </w:t>
        </w:r>
      </w:ins>
      <w:del w:id="20" w:author="Whelton, Paul K" w:date="2022-03-02T08:55:00Z">
        <w:r w:rsidDel="00A54235">
          <w:delText xml:space="preserve">through </w:delText>
        </w:r>
      </w:del>
      <w:r>
        <w:t xml:space="preserve">administrative data sources. We linked participants to the National Death Index (NDI) from 2016 through 2020, adding 4 years of follow-up after the conclusion of trial visits. A </w:t>
      </w:r>
      <w:r w:rsidR="00273294">
        <w:t xml:space="preserve">secondary objective was to examine </w:t>
      </w:r>
      <w:r>
        <w:t xml:space="preserve">change in attained BP levels </w:t>
      </w:r>
      <w:r w:rsidR="00273294">
        <w:t>following the discontinuation of the trial intervention</w:t>
      </w:r>
      <w:r>
        <w:t xml:space="preserve"> and study visits</w:t>
      </w:r>
      <w:r w:rsidR="00273294">
        <w:t xml:space="preserve">. </w:t>
      </w:r>
      <w:r>
        <w:t xml:space="preserve">To examine this issue, we </w:t>
      </w:r>
      <w:r w:rsidR="00273294">
        <w:t xml:space="preserve">extracted longitudinal outpatient measurements of SBP from </w:t>
      </w:r>
      <w:r>
        <w:t xml:space="preserve">2010 </w:t>
      </w:r>
      <w:r w:rsidR="00273294">
        <w:t>to 2020 available in the electronic health record (EHR) for a subset of trial participants.</w:t>
      </w:r>
    </w:p>
    <w:p w14:paraId="3CB6EF35" w14:textId="77777777" w:rsidR="003462B7" w:rsidRDefault="00273294">
      <w:pPr>
        <w:pStyle w:val="Heading1"/>
      </w:pPr>
      <w:bookmarkStart w:id="21" w:name="methods"/>
      <w:bookmarkEnd w:id="11"/>
      <w:r>
        <w:t>METHODS</w:t>
      </w:r>
    </w:p>
    <w:p w14:paraId="5103A12A" w14:textId="400C38D4" w:rsidR="003462B7" w:rsidRDefault="00273294">
      <w:pPr>
        <w:pStyle w:val="FirstParagraph"/>
      </w:pPr>
      <w:r>
        <w:rPr>
          <w:b/>
          <w:bCs/>
        </w:rPr>
        <w:t>Trial Design</w:t>
      </w:r>
      <w:r>
        <w:t xml:space="preserve">: The design and methods of </w:t>
      </w:r>
      <w:r w:rsidR="00C050A8">
        <w:t xml:space="preserve">the trial </w:t>
      </w:r>
      <w:r>
        <w:t>have been published previously.</w:t>
      </w:r>
      <w:r>
        <w:rPr>
          <w:vertAlign w:val="superscript"/>
        </w:rPr>
        <w:t>2,4</w:t>
      </w:r>
      <w:r>
        <w:t xml:space="preserve"> Briefly, it was a multicenter randomized clinical trial that compared two strategies for managing SBP in older adults with hypertension who were at increased risk </w:t>
      </w:r>
      <w:ins w:id="22" w:author="Whelton, Paul K" w:date="2022-03-02T08:56:00Z">
        <w:r w:rsidR="00355EF7">
          <w:t>f</w:t>
        </w:r>
      </w:ins>
      <w:r>
        <w:t>o</w:t>
      </w:r>
      <w:ins w:id="23" w:author="Whelton, Paul K" w:date="2022-03-02T08:56:00Z">
        <w:r w:rsidR="00355EF7">
          <w:t>r</w:t>
        </w:r>
      </w:ins>
      <w:del w:id="24" w:author="Whelton, Paul K" w:date="2022-03-02T08:56:00Z">
        <w:r w:rsidDel="00355EF7">
          <w:delText>f</w:delText>
        </w:r>
      </w:del>
      <w:r>
        <w:t xml:space="preserve"> CVD. Participants were aged 50 years or older and had an SBP between 130 and 180 mm Hg at the screening visit, depending on the </w:t>
      </w:r>
      <w:ins w:id="25" w:author="Whelton, Paul K" w:date="2022-03-02T08:58:00Z">
        <w:r w:rsidR="00355EF7">
          <w:t xml:space="preserve">use and </w:t>
        </w:r>
      </w:ins>
      <w:r>
        <w:t xml:space="preserve">number of anti-hypertensive agents prescribed. Participants were considered to have an increased cardiovascular risk if they had clinical or subclinical cardiovascular disease, chronic kidney disease (CKD), or a Framingham Risk Score of 15% or greater or if they were aged 75 years or older. Individuals residing in a nursing home, persons with a diagnosis of dementia (based on medical record review), and those treated with medications </w:t>
      </w:r>
      <w:ins w:id="26" w:author="Whelton, Paul K" w:date="2022-03-02T08:59:00Z">
        <w:r w:rsidR="00355EF7">
          <w:t>pr</w:t>
        </w:r>
      </w:ins>
      <w:ins w:id="27" w:author="Whelton, Paul K" w:date="2022-03-02T09:00:00Z">
        <w:r w:rsidR="00355EF7">
          <w:t xml:space="preserve">escribed </w:t>
        </w:r>
      </w:ins>
      <w:del w:id="28" w:author="Whelton, Paul K" w:date="2022-03-02T08:59:00Z">
        <w:r w:rsidDel="00355EF7">
          <w:delText>primaril</w:delText>
        </w:r>
      </w:del>
      <w:del w:id="29" w:author="Whelton, Paul K" w:date="2022-03-02T09:00:00Z">
        <w:r w:rsidDel="00355EF7">
          <w:delText xml:space="preserve">y used </w:delText>
        </w:r>
      </w:del>
      <w:r>
        <w:t xml:space="preserve">for dementia </w:t>
      </w:r>
      <w:del w:id="30" w:author="Whelton, Paul K" w:date="2022-03-02T09:00:00Z">
        <w:r w:rsidDel="00355EF7">
          <w:delText xml:space="preserve">therapy </w:delText>
        </w:r>
      </w:del>
      <w:r>
        <w:t xml:space="preserve">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w:t>
      </w:r>
      <w:r w:rsidR="004B7EDA" w:rsidRPr="004B7EDA">
        <w:t xml:space="preserve">the Director of the National Heart, Lung, and Blood Institute accepted the data and safety monitoring board’s recommendation to inform the investigators and participants of the cardiovascular results, </w:t>
      </w:r>
      <w:ins w:id="31" w:author="Whelton, Paul K" w:date="2022-03-02T09:01:00Z">
        <w:r w:rsidR="00D509A9">
          <w:t xml:space="preserve">and </w:t>
        </w:r>
      </w:ins>
      <w:ins w:id="32" w:author="Whelton, Paul K" w:date="2022-03-02T09:02:00Z">
        <w:r w:rsidR="00D509A9">
          <w:t xml:space="preserve">decided to stop the trial, early, for benefit. </w:t>
        </w:r>
      </w:ins>
      <w:del w:id="33" w:author="Whelton, Paul K" w:date="2022-03-02T09:01:00Z">
        <w:r w:rsidR="004B7EDA" w:rsidRPr="004B7EDA" w:rsidDel="00D509A9">
          <w:delText xml:space="preserve">thus </w:delText>
        </w:r>
      </w:del>
      <w:del w:id="34" w:author="Whelton, Paul K" w:date="2022-03-02T09:03:00Z">
        <w:r w:rsidR="004B7EDA" w:rsidRPr="004B7EDA" w:rsidDel="00D509A9">
          <w:delText xml:space="preserve">initiating the process to end the BP intervention. </w:delText>
        </w:r>
      </w:del>
      <w:r>
        <w:t xml:space="preserve">As trial </w:t>
      </w:r>
      <w:ins w:id="35" w:author="Whelton, Paul K" w:date="2022-03-02T09:03:00Z">
        <w:r w:rsidR="00D509A9">
          <w:t xml:space="preserve">close out </w:t>
        </w:r>
      </w:ins>
      <w:del w:id="36" w:author="Whelton, Paul K" w:date="2022-03-02T09:03:00Z">
        <w:r w:rsidDel="00D509A9">
          <w:delText xml:space="preserve">follow-up </w:delText>
        </w:r>
      </w:del>
      <w:r>
        <w:t>visits and provision of antihypertensive medication continued through July 2016,</w:t>
      </w:r>
      <w:r>
        <w:rPr>
          <w:vertAlign w:val="superscript"/>
        </w:rPr>
        <w:t>2</w:t>
      </w:r>
      <w:r>
        <w:t xml:space="preserve"> the current study considers </w:t>
      </w:r>
      <w:r w:rsidR="00C050A8">
        <w:t>the</w:t>
      </w:r>
      <w:r>
        <w:t xml:space="preserve"> </w:t>
      </w:r>
      <w:r w:rsidR="00C050A8">
        <w:t>“</w:t>
      </w:r>
      <w:r>
        <w:t>trial</w:t>
      </w:r>
      <w:r w:rsidR="00C050A8">
        <w:t>”</w:t>
      </w:r>
      <w:r>
        <w:t xml:space="preserve"> phase </w:t>
      </w:r>
      <w:r w:rsidR="00C050A8">
        <w:t xml:space="preserve">as </w:t>
      </w:r>
      <w:r>
        <w:t xml:space="preserve">spanning from November 8, </w:t>
      </w:r>
      <w:proofErr w:type="gramStart"/>
      <w:r>
        <w:t>2010</w:t>
      </w:r>
      <w:proofErr w:type="gramEnd"/>
      <w:r>
        <w:t xml:space="preserve"> through </w:t>
      </w:r>
      <w:commentRangeStart w:id="37"/>
      <w:commentRangeStart w:id="38"/>
      <w:r>
        <w:t xml:space="preserve">July </w:t>
      </w:r>
      <w:r w:rsidR="00C050A8">
        <w:t xml:space="preserve">1, </w:t>
      </w:r>
      <w:r>
        <w:t>2016</w:t>
      </w:r>
      <w:commentRangeEnd w:id="37"/>
      <w:r w:rsidR="00833AA5">
        <w:rPr>
          <w:rStyle w:val="CommentReference"/>
        </w:rPr>
        <w:commentReference w:id="37"/>
      </w:r>
      <w:commentRangeEnd w:id="38"/>
      <w:r w:rsidR="00D509A9">
        <w:rPr>
          <w:rStyle w:val="CommentReference"/>
        </w:rPr>
        <w:commentReference w:id="38"/>
      </w:r>
      <w:r w:rsidR="00C050A8">
        <w:t>,</w:t>
      </w:r>
      <w:r>
        <w:t xml:space="preserve"> </w:t>
      </w:r>
      <w:r w:rsidR="00C050A8">
        <w:t xml:space="preserve">with observational </w:t>
      </w:r>
      <w:del w:id="39" w:author="William C .Cushman" w:date="2022-02-22T11:04:00Z">
        <w:r w:rsidDel="00D440CC">
          <w:delText xml:space="preserve"> </w:delText>
        </w:r>
      </w:del>
      <w:r w:rsidR="004B7EDA">
        <w:t xml:space="preserve">follow-up </w:t>
      </w:r>
      <w:r>
        <w:t xml:space="preserve">spanning from </w:t>
      </w:r>
      <w:r w:rsidR="004B7EDA">
        <w:t>then</w:t>
      </w:r>
      <w:r>
        <w:t xml:space="preserve"> through December, 2020 (</w:t>
      </w:r>
      <w:proofErr w:type="spellStart"/>
      <w:r>
        <w:rPr>
          <w:b/>
          <w:bCs/>
        </w:rPr>
        <w:t>eFigure</w:t>
      </w:r>
      <w:proofErr w:type="spellEnd"/>
      <w:r>
        <w:rPr>
          <w:b/>
          <w:bCs/>
        </w:rPr>
        <w:t xml:space="preserve"> 1</w:t>
      </w:r>
      <w:r>
        <w:t>). The study was approved by the institutional review board at each participating site, and each participant provided written informed consent. The study is registered at ClinicalTrials.gov (NCT01206062).</w:t>
      </w:r>
    </w:p>
    <w:p w14:paraId="134AAB17" w14:textId="77777777" w:rsidR="003462B7" w:rsidRDefault="00273294">
      <w:pPr>
        <w:pStyle w:val="BodyText"/>
      </w:pPr>
      <w:r>
        <w:rPr>
          <w:b/>
          <w:bCs/>
        </w:rPr>
        <w:t>Baseline Study Measurements</w:t>
      </w:r>
      <w:r>
        <w:t>: Sociodemographic data were collected at baseline, with race or ethnicity information collected via self-report. The estimated glomerular filtration rate (eGFR) was calculated by the race-free 2021 CKD-EPI creatinine equation.</w:t>
      </w:r>
      <w:r>
        <w:rPr>
          <w:vertAlign w:val="superscript"/>
        </w:rPr>
        <w:t>5</w:t>
      </w:r>
      <w:r>
        <w:t xml:space="preserve"> Cognitive function was assessed using the Montreal Cognitive Assessment (MoCA).</w:t>
      </w:r>
      <w:r>
        <w:rPr>
          <w:vertAlign w:val="superscript"/>
        </w:rPr>
        <w:t>6</w:t>
      </w:r>
      <w:r>
        <w:t xml:space="preserve"> Lower cognitive function was defined as scoring at or below the estimated age and education-specific normative 10th percentile from the Irish Longitudinal Study of Aging,</w:t>
      </w:r>
      <w:r>
        <w:rPr>
          <w:vertAlign w:val="superscript"/>
        </w:rPr>
        <w:t>7</w:t>
      </w:r>
      <w:r>
        <w:t xml:space="preserve"> after adding three points to the scores of non-White participants.</w:t>
      </w:r>
      <w:r>
        <w:rPr>
          <w:vertAlign w:val="superscript"/>
        </w:rPr>
        <w:t>8</w:t>
      </w:r>
      <w:r>
        <w:t xml:space="preserve"> We defined frailty status at baseline using a 36-item Frailty Index (FI) based upon the model of deficit accumulation.</w:t>
      </w:r>
      <w:r>
        <w:rPr>
          <w:vertAlign w:val="superscript"/>
        </w:rPr>
        <w:t>9</w:t>
      </w:r>
      <w:r>
        <w:t xml:space="preserve"> The FI is calculated as the sum of the score for each deficit divided by the total number of </w:t>
      </w:r>
      <w:proofErr w:type="spellStart"/>
      <w:r>
        <w:t>nonmissing</w:t>
      </w:r>
      <w:proofErr w:type="spellEnd"/>
      <w:r>
        <w:t xml:space="preserve"> items. We categorized frailty status as fit (FI ≤ 0.10), less fit (0.10 &lt; FI ≤ 0.21), or frail (FI &gt; 0.21).</w:t>
      </w:r>
    </w:p>
    <w:p w14:paraId="32925B3C" w14:textId="0360ACB3" w:rsidR="003462B7" w:rsidRDefault="00273294">
      <w:pPr>
        <w:pStyle w:val="BodyText"/>
      </w:pPr>
      <w:r>
        <w:rPr>
          <w:b/>
          <w:bCs/>
        </w:rPr>
        <w:t>National Death Index Linkage</w:t>
      </w:r>
      <w:r>
        <w:t>: Outcomes of interest included all-cause and cardiovascular mortality. Methods of ascertainment and adjudication through the course of trial follow-up have been previously described.</w:t>
      </w:r>
      <w:r>
        <w:rPr>
          <w:vertAlign w:val="superscript"/>
        </w:rPr>
        <w:t>2</w:t>
      </w:r>
      <w:r>
        <w:t xml:space="preserve"> In the final report of the trial, mortality was ascertained through a US National Death Index (NDI) search completed in December 2016.</w:t>
      </w:r>
      <w:r>
        <w:rPr>
          <w:vertAlign w:val="superscript"/>
        </w:rPr>
        <w:t>2</w:t>
      </w:r>
      <w:r>
        <w:t xml:space="preserve"> For the current analysis, we completed an NDI search including deaths through 2020. As the NDI is continuously updated, the current analysis includes some deaths in 2016 that were not identified at the time of the final </w:t>
      </w:r>
      <w:r w:rsidR="004B7EDA">
        <w:t xml:space="preserve">trial </w:t>
      </w:r>
      <w:r>
        <w:t>report. Possible matches were identified according to NDI guidelines.</w:t>
      </w:r>
      <w:r>
        <w:rPr>
          <w:vertAlign w:val="superscript"/>
        </w:rPr>
        <w:t>10</w:t>
      </w:r>
      <w:r>
        <w:t xml:space="preserve"> Deaths were treated as confirmed if they were a Class 1 match, or a Class 2, 3, or 4 match with a probabilistic score above cutoffs recommended by the NDI.</w:t>
      </w:r>
      <w:r>
        <w:rPr>
          <w:vertAlign w:val="superscript"/>
        </w:rPr>
        <w:t>10</w:t>
      </w:r>
      <w:r>
        <w:t xml:space="preserve"> Deaths ascertained in 2020 were based on the NDI preliminary data release. CVD mortality for NDI-based follow-up used the NDI Plus System, which automatically identifies underlying causes of death from death certificates, including conversion to ICD-10 codes. </w:t>
      </w:r>
      <w:del w:id="40" w:author="William C .Cushman" w:date="2022-02-22T21:37:00Z">
        <w:r w:rsidDel="001474C3">
          <w:delText xml:space="preserve">we </w:delText>
        </w:r>
      </w:del>
      <w:ins w:id="41" w:author="William C .Cushman" w:date="2022-02-22T21:37:00Z">
        <w:r w:rsidR="001474C3">
          <w:t xml:space="preserve">We </w:t>
        </w:r>
      </w:ins>
      <w:r>
        <w:t>defined CVD mortality as any death containing the ICD-10 codes of I00 to I99.</w:t>
      </w:r>
      <w:r>
        <w:rPr>
          <w:vertAlign w:val="superscript"/>
        </w:rPr>
        <w:t>11</w:t>
      </w:r>
    </w:p>
    <w:p w14:paraId="33C2EA62" w14:textId="29ACD7F7" w:rsidR="003462B7" w:rsidRDefault="00273294">
      <w:pPr>
        <w:pStyle w:val="BodyText"/>
      </w:pPr>
      <w:r>
        <w:rPr>
          <w:b/>
          <w:bCs/>
        </w:rPr>
        <w:t>EHR Ancillary Study</w:t>
      </w:r>
      <w:r>
        <w:t>: Methods for the linkage of participants to their medical record number and the extraction of vital sign data have been previously described.</w:t>
      </w:r>
      <w:r>
        <w:rPr>
          <w:vertAlign w:val="superscript"/>
        </w:rPr>
        <w:t>12</w:t>
      </w:r>
      <w:r>
        <w:t xml:space="preserve"> We identified 3074 participants with 3 or more </w:t>
      </w:r>
      <w:ins w:id="42" w:author="Whelton, Paul K" w:date="2022-03-02T09:08:00Z">
        <w:r w:rsidR="00A10B3B">
          <w:t xml:space="preserve">electronic health record reports of </w:t>
        </w:r>
      </w:ins>
      <w:r>
        <w:t xml:space="preserve">outpatient </w:t>
      </w:r>
      <w:ins w:id="43" w:author="Whelton, Paul K" w:date="2022-03-02T09:07:00Z">
        <w:r w:rsidR="00A10B3B">
          <w:t xml:space="preserve">BP measurements during the </w:t>
        </w:r>
      </w:ins>
      <w:del w:id="44" w:author="Whelton, Paul K" w:date="2022-03-02T09:07:00Z">
        <w:r w:rsidDel="00A10B3B">
          <w:delText xml:space="preserve">and </w:delText>
        </w:r>
      </w:del>
      <w:r>
        <w:t>trial</w:t>
      </w:r>
      <w:del w:id="45" w:author="Whelton, Paul K" w:date="2022-03-02T09:07:00Z">
        <w:r w:rsidDel="00A10B3B">
          <w:delText xml:space="preserve"> BP measurements</w:delText>
        </w:r>
      </w:del>
      <w:r>
        <w:t>. After excluding 130 participants without EHR data following July 2016 (i.e., conclusion of the trial phase), a total of 2944 patients were included for the ancillary analysis.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14:paraId="57A6866B" w14:textId="77777777" w:rsidR="003462B7" w:rsidRDefault="00273294">
      <w:pPr>
        <w:pStyle w:val="BodyText"/>
      </w:pPr>
      <w:r>
        <w:rPr>
          <w:b/>
          <w:bCs/>
        </w:rPr>
        <w:t>Statistical Analysis</w:t>
      </w:r>
      <w:r>
        <w:t xml:space="preserve">: Given the </w:t>
      </w:r>
      <w:r>
        <w:rPr>
          <w:i/>
          <w:iCs/>
        </w:rPr>
        <w:t>a priori</w:t>
      </w:r>
      <w:r>
        <w:t xml:space="preserve"> 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Pr>
          <w:vertAlign w:val="superscript"/>
        </w:rPr>
        <w:t>13</w:t>
      </w:r>
      <w:r>
        <w:t xml:space="preserve"> The second approach estimated a regression coefficient for intensive treatment as a continuous function of time since randomization.</w:t>
      </w:r>
      <w:r>
        <w:rPr>
          <w:vertAlign w:val="superscript"/>
        </w:rPr>
        <w:t>14,15</w:t>
      </w:r>
      <w:r>
        <w:t xml:space="preserve"> All analyses accounted for correlation within study sites,</w:t>
      </w:r>
      <w:r>
        <w:rPr>
          <w:vertAlign w:val="superscript"/>
        </w:rPr>
        <w:t>16</w:t>
      </w:r>
      <w:r>
        <w:t xml:space="preserve"> and analyses of cardiovascular mortality accounted for the competing risk of non-cardiovascular mortality.</w:t>
      </w:r>
      <w:r>
        <w:rPr>
          <w:vertAlign w:val="superscript"/>
        </w:rPr>
        <w:t>17</w:t>
      </w:r>
    </w:p>
    <w:p w14:paraId="2A7FA864" w14:textId="77777777" w:rsidR="003462B7" w:rsidRDefault="00273294">
      <w:pPr>
        <w:pStyle w:val="BodyText"/>
      </w:pPr>
      <w:r>
        <w:t>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Inc, Cary, NC) and R version 4.1.2 (R Project for Statistical Computing [</w:t>
      </w:r>
      <w:hyperlink r:id="rId12">
        <w:r>
          <w:rPr>
            <w:rStyle w:val="Hyperlink"/>
          </w:rPr>
          <w:t>http://www.r-project.org</w:t>
        </w:r>
      </w:hyperlink>
      <w:r>
        <w:t>]) with multiple auxiliary R packages.</w:t>
      </w:r>
      <w:r>
        <w:rPr>
          <w:vertAlign w:val="superscript"/>
        </w:rPr>
        <w:t>18–23</w:t>
      </w:r>
      <w:r>
        <w:t xml:space="preserve"> All hypothesis tests were 2-sided, and P values less than 0.05 were considered statistically significant. No adjustments for multiple comparisons were made.</w:t>
      </w:r>
    </w:p>
    <w:p w14:paraId="7E6BBEEB" w14:textId="77777777" w:rsidR="003462B7" w:rsidRDefault="00273294">
      <w:pPr>
        <w:pStyle w:val="Heading1"/>
      </w:pPr>
      <w:bookmarkStart w:id="46" w:name="results"/>
      <w:bookmarkEnd w:id="21"/>
      <w:r>
        <w:t>RESULTS</w:t>
      </w:r>
    </w:p>
    <w:p w14:paraId="06883F3A" w14:textId="4DF14AFD" w:rsidR="003462B7" w:rsidRDefault="00273294">
      <w:pPr>
        <w:pStyle w:val="FirstParagraph"/>
      </w:pPr>
      <w:r>
        <w:rPr>
          <w:b/>
          <w:bCs/>
          <w:i/>
          <w:iCs/>
        </w:rPr>
        <w:t>Study Participants</w:t>
      </w:r>
      <w:r>
        <w:t>. A total of 9361 participants were randomized between November 2010 and March 2013. The mean (standard deviation [SD]) age was 67.9 (9.4) years, with 28.2% of participants aged 75 years or older (</w:t>
      </w:r>
      <w:proofErr w:type="spellStart"/>
      <w:r>
        <w:rPr>
          <w:b/>
          <w:bCs/>
        </w:rPr>
        <w:t>eTable</w:t>
      </w:r>
      <w:proofErr w:type="spellEnd"/>
      <w:r>
        <w:rPr>
          <w:b/>
          <w:bCs/>
        </w:rPr>
        <w:t xml:space="preserve"> 1</w:t>
      </w:r>
      <w:r>
        <w:t>). Participants were 35.6% female and 31.5% black. The mean (SD) SBP at baseline was 139.7 (15.6) and 27.0% of participants</w:t>
      </w:r>
      <w:ins w:id="47" w:author="William C .Cushman" w:date="2022-02-24T16:55:00Z">
        <w:r w:rsidR="00F729CF">
          <w:t>’</w:t>
        </w:r>
      </w:ins>
      <w:r>
        <w:t xml:space="preserve"> MoCA scores were below the 10</w:t>
      </w:r>
      <w:r>
        <w:rPr>
          <w:vertAlign w:val="superscript"/>
        </w:rPr>
        <w:t>th</w:t>
      </w:r>
      <w:r>
        <w:t xml:space="preserve"> percentile. Compared to participants not included in the ancillary EHR study, participants included were more likely to be male, were older, had lower SBP and higher scores on the MoCA, and had a higher prevalence of CKD.</w:t>
      </w:r>
    </w:p>
    <w:p w14:paraId="33EE3F4E" w14:textId="187AFC09" w:rsidR="003462B7" w:rsidRDefault="00273294">
      <w:pPr>
        <w:pStyle w:val="BodyText"/>
      </w:pPr>
      <w:r>
        <w:rPr>
          <w:b/>
          <w:bCs/>
          <w:i/>
          <w:iCs/>
        </w:rPr>
        <w:t>All-cause Mortality</w:t>
      </w:r>
      <w:r>
        <w:t>. In both treatment groups, the total median follow-up time was 8.8 years. A total of 818 and 826 deaths occurred among participants randomized to intensive and standard treatment, respectively (</w:t>
      </w:r>
      <w:proofErr w:type="spellStart"/>
      <w:r>
        <w:rPr>
          <w:b/>
          <w:bCs/>
        </w:rPr>
        <w:t>eTable</w:t>
      </w:r>
      <w:proofErr w:type="spellEnd"/>
      <w:r>
        <w:rPr>
          <w:b/>
          <w:bCs/>
        </w:rPr>
        <w:t xml:space="preserve"> 2</w:t>
      </w:r>
      <w:r>
        <w:t xml:space="preserve">). The hazard ratio (HR) for all-cause mortality comparing intensive to standard treatment </w:t>
      </w:r>
      <w:commentRangeStart w:id="48"/>
      <w:r>
        <w:t xml:space="preserve">was 0.83 (95% confidence interval [CI] 0.68, 1.01) </w:t>
      </w:r>
      <w:commentRangeEnd w:id="48"/>
      <w:r w:rsidR="004F50BA">
        <w:rPr>
          <w:rStyle w:val="CommentReference"/>
        </w:rPr>
        <w:commentReference w:id="48"/>
      </w:r>
      <w:r>
        <w:t xml:space="preserve">during the trial phase, and 1.08 (95% CI 0.94, 1.23) during the observational phase. The continuous time-dependent effect of intensive versus standard treatment indicated a benefit for all-cause mortality from 1.03 to 2.8 years </w:t>
      </w:r>
      <w:ins w:id="49" w:author="Whelton, Paul K" w:date="2022-03-02T15:19:00Z">
        <w:r w:rsidR="00F92BF0">
          <w:t xml:space="preserve">following </w:t>
        </w:r>
      </w:ins>
      <w:del w:id="50" w:author="Whelton, Paul K" w:date="2022-03-02T15:19:00Z">
        <w:r w:rsidDel="00F92BF0">
          <w:delText xml:space="preserve">from </w:delText>
        </w:r>
      </w:del>
      <w:proofErr w:type="gramStart"/>
      <w:r>
        <w:t>randomization, and</w:t>
      </w:r>
      <w:proofErr w:type="gramEnd"/>
      <w:r>
        <w:t xml:space="preserve"> was attenuated throughout the remainder of the observational phase (</w:t>
      </w:r>
      <w:r>
        <w:rPr>
          <w:b/>
          <w:bCs/>
        </w:rPr>
        <w:t>Figure 1</w:t>
      </w:r>
      <w:r>
        <w:t>). In subgroups based on age, sex, race, CKD, cognitive function, and frailty status, there was no evidence that intensive treatment during the trial phase produced benefit for all-cause mortality during the observational phase of follow-up (</w:t>
      </w:r>
      <w:r>
        <w:rPr>
          <w:b/>
          <w:bCs/>
        </w:rPr>
        <w:t>Figure 2</w:t>
      </w:r>
      <w:r>
        <w:t>).</w:t>
      </w:r>
    </w:p>
    <w:p w14:paraId="55FF65C2" w14:textId="10D75C00" w:rsidR="003462B7" w:rsidRDefault="00273294">
      <w:pPr>
        <w:pStyle w:val="BodyText"/>
      </w:pPr>
      <w:r>
        <w:rPr>
          <w:b/>
          <w:bCs/>
          <w:i/>
          <w:iCs/>
        </w:rPr>
        <w:t>Cardiovascular Mortality</w:t>
      </w:r>
      <w:r>
        <w:t xml:space="preserve">. </w:t>
      </w:r>
      <w:commentRangeStart w:id="51"/>
      <w:ins w:id="52" w:author="Whelton, Paul K" w:date="2022-03-02T15:22:00Z">
        <w:r w:rsidR="00F92BF0">
          <w:t>During the 8.8 years of follow</w:t>
        </w:r>
      </w:ins>
      <w:ins w:id="53" w:author="Whelton, Paul K" w:date="2022-03-02T15:23:00Z">
        <w:r w:rsidR="00F92BF0">
          <w:t>-up</w:t>
        </w:r>
        <w:commentRangeEnd w:id="51"/>
        <w:r w:rsidR="00F92BF0">
          <w:rPr>
            <w:rStyle w:val="CommentReference"/>
          </w:rPr>
          <w:commentReference w:id="51"/>
        </w:r>
        <w:r w:rsidR="00F92BF0">
          <w:t xml:space="preserve">, </w:t>
        </w:r>
      </w:ins>
      <w:del w:id="54" w:author="Whelton, Paul K" w:date="2022-03-02T15:23:00Z">
        <w:r w:rsidDel="00F92BF0">
          <w:delText>A</w:delText>
        </w:r>
      </w:del>
      <w:ins w:id="55" w:author="Whelton, Paul K" w:date="2022-03-02T15:23:00Z">
        <w:r w:rsidR="00F92BF0">
          <w:t>a</w:t>
        </w:r>
      </w:ins>
      <w:r>
        <w:t xml:space="preserve"> total of 248 and 273 CVD deaths occurred among participants randomized to intensive and standard treatment, respectively (</w:t>
      </w:r>
      <w:proofErr w:type="spellStart"/>
      <w:r>
        <w:rPr>
          <w:b/>
          <w:bCs/>
        </w:rPr>
        <w:t>eTable</w:t>
      </w:r>
      <w:proofErr w:type="spellEnd"/>
      <w:r>
        <w:rPr>
          <w:b/>
          <w:bCs/>
        </w:rPr>
        <w:t xml:space="preserve"> 3</w:t>
      </w:r>
      <w:r>
        <w:t>). The HR for CVD mortality among participants randomized to intensive versus standard treatment was 0.66 (95% CI 0.49, 0.89) during the trial phase and 1.02 (95% CI 0.84, 1.24) during the observational phase. The time-dependent effect of intensive versus standard treatment indicated a benefit for CVD mortality from 2.3 to 5.6 years from randomization, and was attenuated throughout the remainder of the observational phase (</w:t>
      </w:r>
      <w:r>
        <w:rPr>
          <w:b/>
          <w:bCs/>
        </w:rPr>
        <w:t>Figure 3</w:t>
      </w:r>
      <w:r>
        <w:t>). Adults randomized to intensive treatment who were &lt;75 years of age, men, non-black, without CKD, or with cognitive function &gt;10</w:t>
      </w:r>
      <w:r>
        <w:rPr>
          <w:vertAlign w:val="superscript"/>
        </w:rPr>
        <w:t>th</w:t>
      </w:r>
      <w:r>
        <w:t xml:space="preserve"> percentile had </w:t>
      </w:r>
      <w:ins w:id="56" w:author="Whelton, Paul K" w:date="2022-03-02T15:27:00Z">
        <w:r w:rsidR="00AB676E">
          <w:t xml:space="preserve">a </w:t>
        </w:r>
      </w:ins>
      <w:r>
        <w:t>lower CVD mortality risk during the trial phase compared to their counterparts randomized to standard treatment, but there was no evidence that intensive treatment during the trial phase produced benefit for CVD mortality during the observational phase (</w:t>
      </w:r>
      <w:r>
        <w:rPr>
          <w:b/>
          <w:bCs/>
        </w:rPr>
        <w:t>Figure 4</w:t>
      </w:r>
      <w:r>
        <w:t>).</w:t>
      </w:r>
    </w:p>
    <w:p w14:paraId="41EF95D3" w14:textId="690DD4F9" w:rsidR="003462B7" w:rsidRDefault="00273294">
      <w:pPr>
        <w:pStyle w:val="BodyText"/>
      </w:pPr>
      <w:r>
        <w:rPr>
          <w:b/>
          <w:bCs/>
          <w:i/>
          <w:iCs/>
        </w:rPr>
        <w:t>Blood Pressure</w:t>
      </w:r>
      <w:r>
        <w:t>. Amongst a subset of 2944 trial participants, the median number of outpatient BP measurements extracted from the EHR during the observational phase of follow-up was 20 (IQR 10 to 34). The estimated mean SBP among participants randomized to intensive treatment was 132.8</w:t>
      </w:r>
      <w:r w:rsidR="004B7EDA">
        <w:t xml:space="preserve"> mm Hg</w:t>
      </w:r>
      <w:r>
        <w:t xml:space="preserve"> (</w:t>
      </w:r>
      <w:r w:rsidR="004B7EDA">
        <w:t xml:space="preserve">95% CI, </w:t>
      </w:r>
      <w:r>
        <w:t>132.0</w:t>
      </w:r>
      <w:r w:rsidR="004B7EDA">
        <w:t>-</w:t>
      </w:r>
      <w:r>
        <w:t>133.7) a</w:t>
      </w:r>
      <w:ins w:id="57" w:author="Whelton, Paul K" w:date="2022-03-02T15:29:00Z">
        <w:r w:rsidR="00341DAD">
          <w:t xml:space="preserve">fter </w:t>
        </w:r>
      </w:ins>
      <w:del w:id="58" w:author="Whelton, Paul K" w:date="2022-03-02T15:29:00Z">
        <w:r w:rsidDel="00341DAD">
          <w:delText xml:space="preserve">t </w:delText>
        </w:r>
      </w:del>
      <w:r>
        <w:t xml:space="preserve">5 years </w:t>
      </w:r>
      <w:ins w:id="59" w:author="Whelton, Paul K" w:date="2022-03-02T15:30:00Z">
        <w:r w:rsidR="00341DAD">
          <w:t xml:space="preserve">of follow-up </w:t>
        </w:r>
      </w:ins>
      <w:r>
        <w:t xml:space="preserve">and 140.4 </w:t>
      </w:r>
      <w:r w:rsidR="004B7EDA">
        <w:t xml:space="preserve">mm Hg </w:t>
      </w:r>
      <w:r>
        <w:t>(</w:t>
      </w:r>
      <w:r w:rsidR="004B7EDA">
        <w:t xml:space="preserve">95% CI, </w:t>
      </w:r>
      <w:r>
        <w:t>137.8</w:t>
      </w:r>
      <w:r w:rsidR="004B7EDA">
        <w:t>-</w:t>
      </w:r>
      <w:r>
        <w:t>143.0) a</w:t>
      </w:r>
      <w:ins w:id="60" w:author="Whelton, Paul K" w:date="2022-03-02T15:30:00Z">
        <w:r w:rsidR="00341DAD">
          <w:t>fter</w:t>
        </w:r>
      </w:ins>
      <w:del w:id="61" w:author="Whelton, Paul K" w:date="2022-03-02T15:30:00Z">
        <w:r w:rsidDel="00341DAD">
          <w:delText>t</w:delText>
        </w:r>
      </w:del>
      <w:r>
        <w:t xml:space="preserve"> 10 years </w:t>
      </w:r>
      <w:ins w:id="62" w:author="Whelton, Paul K" w:date="2022-03-02T15:30:00Z">
        <w:r w:rsidR="00341DAD">
          <w:t>of follow-up</w:t>
        </w:r>
      </w:ins>
      <w:del w:id="63" w:author="Whelton, Paul K" w:date="2022-03-02T15:30:00Z">
        <w:r w:rsidDel="00341DAD">
          <w:delText>post-randomization</w:delText>
        </w:r>
      </w:del>
      <w:r>
        <w:t xml:space="preserve"> (</w:t>
      </w:r>
      <w:r>
        <w:rPr>
          <w:b/>
          <w:bCs/>
        </w:rPr>
        <w:t>Figure 5</w:t>
      </w:r>
      <w:r>
        <w:t xml:space="preserve">). For </w:t>
      </w:r>
      <w:ins w:id="64" w:author="Whelton, Paul K" w:date="2022-03-02T15:31:00Z">
        <w:r w:rsidR="00341DAD">
          <w:t xml:space="preserve">the </w:t>
        </w:r>
      </w:ins>
      <w:r>
        <w:t xml:space="preserve">participants randomized to standard treatment, mean SBP was estimated to be 138.8 </w:t>
      </w:r>
      <w:r w:rsidR="004B7EDA">
        <w:t xml:space="preserve">mm Hg </w:t>
      </w:r>
      <w:r>
        <w:t>(</w:t>
      </w:r>
      <w:r w:rsidR="004B7EDA">
        <w:t xml:space="preserve">95% CI, </w:t>
      </w:r>
      <w:r>
        <w:t>137.9</w:t>
      </w:r>
      <w:r w:rsidR="004B7EDA">
        <w:t>-</w:t>
      </w:r>
      <w:r>
        <w:t>139.6) a</w:t>
      </w:r>
      <w:ins w:id="65" w:author="Whelton, Paul K" w:date="2022-03-02T15:31:00Z">
        <w:r w:rsidR="00341DAD">
          <w:t xml:space="preserve">fter </w:t>
        </w:r>
      </w:ins>
      <w:del w:id="66" w:author="Whelton, Paul K" w:date="2022-03-02T15:32:00Z">
        <w:r w:rsidDel="00341DAD">
          <w:delText>t</w:delText>
        </w:r>
      </w:del>
      <w:r>
        <w:t xml:space="preserve"> 5 years </w:t>
      </w:r>
      <w:ins w:id="67" w:author="Whelton, Paul K" w:date="2022-03-02T15:32:00Z">
        <w:r w:rsidR="00341DAD">
          <w:t xml:space="preserve">of follow-up </w:t>
        </w:r>
      </w:ins>
      <w:r>
        <w:t xml:space="preserve">and 140.2 </w:t>
      </w:r>
      <w:r w:rsidR="004B7EDA">
        <w:t xml:space="preserve">mm Hg </w:t>
      </w:r>
      <w:r>
        <w:t>(</w:t>
      </w:r>
      <w:r w:rsidR="004B7EDA">
        <w:t xml:space="preserve">95% CI, </w:t>
      </w:r>
      <w:r>
        <w:t>137.7</w:t>
      </w:r>
      <w:r w:rsidR="004B7EDA">
        <w:t>-</w:t>
      </w:r>
      <w:r>
        <w:t xml:space="preserve">142.6) </w:t>
      </w:r>
      <w:commentRangeStart w:id="68"/>
      <w:ins w:id="69" w:author="Whelton, Paul K" w:date="2022-03-02T15:32:00Z">
        <w:r w:rsidR="00341DAD">
          <w:t>after 1</w:t>
        </w:r>
      </w:ins>
      <w:ins w:id="70" w:author="Whelton, Paul K" w:date="2022-03-02T15:33:00Z">
        <w:r w:rsidR="00341DAD">
          <w:t xml:space="preserve">0 years </w:t>
        </w:r>
        <w:commentRangeEnd w:id="68"/>
        <w:r w:rsidR="00341DAD">
          <w:rPr>
            <w:rStyle w:val="CommentReference"/>
          </w:rPr>
          <w:commentReference w:id="68"/>
        </w:r>
      </w:ins>
      <w:r>
        <w:t xml:space="preserve">post-randomization. The between-group difference in mean SBP levels (intensive minus standard) was </w:t>
      </w:r>
      <w:r w:rsidR="004B7EDA">
        <w:t>5</w:t>
      </w:r>
      <w:r>
        <w:t xml:space="preserve">.9 </w:t>
      </w:r>
      <w:r w:rsidR="004B7EDA">
        <w:t xml:space="preserve">mm Hg </w:t>
      </w:r>
      <w:r>
        <w:t>(</w:t>
      </w:r>
      <w:r w:rsidR="004B7EDA">
        <w:t>95% CI, 5.2-6.</w:t>
      </w:r>
      <w:r>
        <w:t>7) mm Hg a</w:t>
      </w:r>
      <w:ins w:id="71" w:author="Whelton, Paul K" w:date="2022-03-02T15:34:00Z">
        <w:r w:rsidR="008C7FE7">
          <w:t xml:space="preserve">fter </w:t>
        </w:r>
      </w:ins>
      <w:del w:id="72" w:author="Whelton, Paul K" w:date="2022-03-02T15:34:00Z">
        <w:r w:rsidDel="008C7FE7">
          <w:delText xml:space="preserve">t </w:delText>
        </w:r>
      </w:del>
      <w:r>
        <w:t xml:space="preserve">5 years post-randomization and was reduced to </w:t>
      </w:r>
      <w:r w:rsidR="004B7EDA">
        <w:t>-0.2 mm Hg</w:t>
      </w:r>
      <w:r>
        <w:t xml:space="preserve"> (</w:t>
      </w:r>
      <w:r w:rsidR="004B7EDA">
        <w:t>95% CI, -3.6-3.2</w:t>
      </w:r>
      <w:r>
        <w:t>) a</w:t>
      </w:r>
      <w:ins w:id="73" w:author="Whelton, Paul K" w:date="2022-03-02T15:34:00Z">
        <w:r w:rsidR="008C7FE7">
          <w:t>fter</w:t>
        </w:r>
      </w:ins>
      <w:del w:id="74" w:author="Whelton, Paul K" w:date="2022-03-02T15:34:00Z">
        <w:r w:rsidDel="008C7FE7">
          <w:delText>t</w:delText>
        </w:r>
      </w:del>
      <w:r>
        <w:t xml:space="preserve"> 10 years post-randomization (</w:t>
      </w:r>
      <w:proofErr w:type="spellStart"/>
      <w:r>
        <w:rPr>
          <w:b/>
          <w:bCs/>
        </w:rPr>
        <w:t>eFigure</w:t>
      </w:r>
      <w:proofErr w:type="spellEnd"/>
      <w:r>
        <w:rPr>
          <w:b/>
          <w:bCs/>
        </w:rPr>
        <w:t xml:space="preserve"> 2</w:t>
      </w:r>
      <w:r>
        <w:t>).</w:t>
      </w:r>
    </w:p>
    <w:p w14:paraId="1F538B08" w14:textId="77777777" w:rsidR="003462B7" w:rsidRDefault="00273294">
      <w:pPr>
        <w:pStyle w:val="Heading1"/>
      </w:pPr>
      <w:bookmarkStart w:id="75" w:name="discussion"/>
      <w:bookmarkEnd w:id="46"/>
      <w:r>
        <w:t>DISCUSSION</w:t>
      </w:r>
    </w:p>
    <w:p w14:paraId="63098167" w14:textId="2CC459EA" w:rsidR="003462B7" w:rsidRDefault="00273294">
      <w:pPr>
        <w:pStyle w:val="FirstParagraph"/>
      </w:pPr>
      <w:r>
        <w:t xml:space="preserve">The current study analyzed all-cause and CVD-mortality among </w:t>
      </w:r>
      <w:r w:rsidR="004D243B">
        <w:t xml:space="preserve">trial </w:t>
      </w:r>
      <w:r>
        <w:t xml:space="preserve">participants up to 10 years following randomization, finding that the benefits associated with intensive treatment quickly attenuated after the trial intervention was discontinued. Time-varying estimates of the benefit of intensive treatment for all-cause mortality were attenuated at 2.8 years while the benefit for CVD-mortality was attenuated at 5.6 years post-randomization. Findings from our ancillary study of outpatient SBP measured in routine clinical practice indicated that the difference in SBP between treatment groups diminished </w:t>
      </w:r>
      <w:r w:rsidR="004D243B">
        <w:t xml:space="preserve">steadily </w:t>
      </w:r>
      <w:r>
        <w:t xml:space="preserve">over time, with no detectable difference in SBP approximately 9 years after randomization. These results in combination with the primary findings of </w:t>
      </w:r>
      <w:r w:rsidR="004D243B">
        <w:t xml:space="preserve">the trial </w:t>
      </w:r>
      <w:r>
        <w:t>indicate that the beneficial effect of intensive treatment among adults with hypertension appears to diminish if BP control is not sustained.</w:t>
      </w:r>
    </w:p>
    <w:p w14:paraId="7EB641E7" w14:textId="2DE8B274" w:rsidR="003462B7" w:rsidRDefault="00273294">
      <w:pPr>
        <w:pStyle w:val="BodyText"/>
      </w:pPr>
      <w:r>
        <w:t>The Strategy of Blood Pressure Intervention in the Elderly Hypertensive Patients (STEP) trial enrolled 8511 Chinese patients 60 to 80 years of age with hypertension and randomized patients to a SBP target of 110 to less than 130 mm Hg (intensive treatment) or a target of 130 to less than 150 mm Hg (standard treatment).</w:t>
      </w:r>
      <w:r>
        <w:rPr>
          <w:vertAlign w:val="superscript"/>
        </w:rPr>
        <w:t>24</w:t>
      </w:r>
      <w:r>
        <w:t xml:space="preserve"> STEP </w:t>
      </w:r>
      <w:r w:rsidR="004D243B">
        <w:t>showed a reduction in CVD mortality with intensive versus standard treatment (</w:t>
      </w:r>
      <w:r>
        <w:t>HR</w:t>
      </w:r>
      <w:r w:rsidR="004D243B">
        <w:t>,</w:t>
      </w:r>
      <w:r>
        <w:t xml:space="preserve"> 0.72</w:t>
      </w:r>
      <w:r w:rsidR="004D243B">
        <w:t>;</w:t>
      </w:r>
      <w:r>
        <w:t xml:space="preserve"> 95% CI</w:t>
      </w:r>
      <w:r w:rsidR="004D243B">
        <w:t>,</w:t>
      </w:r>
      <w:r>
        <w:t xml:space="preserve"> 0.39</w:t>
      </w:r>
      <w:r w:rsidR="004D243B">
        <w:t>-</w:t>
      </w:r>
      <w:r>
        <w:t>1.32) for CVD mortality after a median follow-up of 3.34 years, but did not find evidence of a benefit for all-cause mortality. In the current study</w:t>
      </w:r>
      <w:del w:id="76" w:author="Whelton, Paul K" w:date="2022-03-02T15:37:00Z">
        <w:r w:rsidDel="008C7FE7">
          <w:delText xml:space="preserve"> of SPRINT participants</w:delText>
        </w:r>
      </w:del>
      <w:r>
        <w:t xml:space="preserve">, the protective effect of </w:t>
      </w:r>
      <w:ins w:id="77" w:author="Whelton, Paul K" w:date="2022-03-02T15:38:00Z">
        <w:r w:rsidR="008C7FE7">
          <w:t xml:space="preserve">the </w:t>
        </w:r>
      </w:ins>
      <w:ins w:id="78" w:author="Whelton, Paul K" w:date="2022-03-02T15:37:00Z">
        <w:r w:rsidR="008C7FE7">
          <w:t>SP</w:t>
        </w:r>
      </w:ins>
      <w:ins w:id="79" w:author="Whelton, Paul K" w:date="2022-03-02T15:38:00Z">
        <w:r w:rsidR="008C7FE7">
          <w:t xml:space="preserve">RINT </w:t>
        </w:r>
      </w:ins>
      <w:r>
        <w:t xml:space="preserve">intensive treatment for all-cause mortality was attenuated several years before </w:t>
      </w:r>
      <w:ins w:id="80" w:author="Whelton, Paul K" w:date="2022-03-02T15:38:00Z">
        <w:r w:rsidR="008C7FE7">
          <w:t xml:space="preserve">attenuation of </w:t>
        </w:r>
      </w:ins>
      <w:r>
        <w:t xml:space="preserve">the protective effect for </w:t>
      </w:r>
      <w:commentRangeStart w:id="81"/>
      <w:r>
        <w:t>CVD</w:t>
      </w:r>
      <w:commentRangeEnd w:id="81"/>
      <w:r w:rsidR="00A65615">
        <w:rPr>
          <w:rStyle w:val="CommentReference"/>
        </w:rPr>
        <w:commentReference w:id="81"/>
      </w:r>
      <w:r>
        <w:t>. These results in combination with findings from the STEP trial suggest weaker evidence for reduced all-cause versus CVD mortality risk with intensive BP control.</w:t>
      </w:r>
    </w:p>
    <w:p w14:paraId="15D3F26D" w14:textId="5B63A739" w:rsidR="003462B7" w:rsidRDefault="00273294">
      <w:pPr>
        <w:pStyle w:val="BodyText"/>
      </w:pPr>
      <w:r>
        <w:t xml:space="preserve">Previous studies have found rising BP levels among US adults during the time period of the current study. General population studies of adults living in the US with hypertension found that the prevalence of uncontrolled BP (SBP ≥ 140 mm Hg or </w:t>
      </w:r>
      <w:r w:rsidR="004D243B">
        <w:t xml:space="preserve">diastolic BP </w:t>
      </w:r>
      <w:r>
        <w:t>≥ 90 mm Hg) increased from 2013 to 2017.</w:t>
      </w:r>
      <w:r>
        <w:rPr>
          <w:vertAlign w:val="superscript"/>
        </w:rPr>
        <w:t>27</w:t>
      </w:r>
      <w:r>
        <w:t xml:space="preserve"> In addition, an analysis of data from 464,585 adults enrolled in a Quest Diagnostics wellness program found SBP was </w:t>
      </w:r>
      <w:commentRangeStart w:id="82"/>
      <w:r>
        <w:t>1 mm Hg and 3 mm Hg higher</w:t>
      </w:r>
      <w:commentRangeEnd w:id="82"/>
      <w:r w:rsidR="00A66859">
        <w:rPr>
          <w:rStyle w:val="CommentReference"/>
        </w:rPr>
        <w:commentReference w:id="82"/>
      </w:r>
      <w:r>
        <w:t>, depending on age group and sex, in April through December of 2020 versus their corresponding values throughout 2019.</w:t>
      </w:r>
      <w:r>
        <w:rPr>
          <w:vertAlign w:val="superscript"/>
        </w:rPr>
        <w:t>28</w:t>
      </w:r>
      <w:r>
        <w:t xml:space="preserve"> The current study shows that even for adults who have maintained </w:t>
      </w:r>
      <w:r w:rsidR="004D243B">
        <w:t xml:space="preserve">more </w:t>
      </w:r>
      <w:r>
        <w:t xml:space="preserve">intense BP control for </w:t>
      </w:r>
      <w:r w:rsidR="004D243B">
        <w:t xml:space="preserve">over </w:t>
      </w:r>
      <w:r>
        <w:t xml:space="preserve">3 years, increasing SBP levels </w:t>
      </w:r>
      <w:commentRangeStart w:id="83"/>
      <w:commentRangeStart w:id="84"/>
      <w:del w:id="85" w:author="William C .Cushman" w:date="2022-02-28T09:55:00Z">
        <w:r w:rsidDel="00A66859">
          <w:delText xml:space="preserve">can </w:delText>
        </w:r>
      </w:del>
      <w:ins w:id="86" w:author="William C .Cushman" w:date="2022-02-28T09:55:00Z">
        <w:r w:rsidR="00A66859">
          <w:t xml:space="preserve">may </w:t>
        </w:r>
        <w:commentRangeEnd w:id="83"/>
        <w:r w:rsidR="00A66859">
          <w:rPr>
            <w:rStyle w:val="CommentReference"/>
          </w:rPr>
          <w:commentReference w:id="83"/>
        </w:r>
        <w:commentRangeEnd w:id="84"/>
        <w:r w:rsidR="00A66859">
          <w:rPr>
            <w:rStyle w:val="CommentReference"/>
          </w:rPr>
          <w:commentReference w:id="84"/>
        </w:r>
      </w:ins>
      <w:r>
        <w:t xml:space="preserve">quickly diminish the </w:t>
      </w:r>
      <w:r w:rsidR="004D243B">
        <w:t>beneficial</w:t>
      </w:r>
      <w:r>
        <w:t xml:space="preserve"> effect</w:t>
      </w:r>
      <w:r w:rsidR="004D243B">
        <w:t>s of improved hypertension control</w:t>
      </w:r>
      <w:r>
        <w:t>. Combined with previous findings on rising BP levels among US adults, data from the current study emphasize the need for implementation of population- and community-level strategies to improve BP control in the US.</w:t>
      </w:r>
    </w:p>
    <w:p w14:paraId="7F080594" w14:textId="517C19E8" w:rsidR="003462B7" w:rsidRDefault="00273294">
      <w:pPr>
        <w:pStyle w:val="BodyText"/>
      </w:pPr>
      <w:r>
        <w:t>In October 2020, the US Surgeon General published a call to action to control hypertension.</w:t>
      </w:r>
      <w:r>
        <w:rPr>
          <w:vertAlign w:val="superscript"/>
        </w:rPr>
        <w:t>29</w:t>
      </w:r>
      <w: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BP monitoring. During the trial, participants received team-based care consistent with strategies outlined in the 2020 call to action and providers received real time feedback on individual and aggregate participant </w:t>
      </w:r>
      <w:r w:rsidR="004D243B">
        <w:t>BP</w:t>
      </w:r>
      <w:r>
        <w:t xml:space="preserve"> control. After the trial phase, when these protocols were no longer followed, the incidence of all-cause mortality approximately doubled in both treatment groups. These data emphasize the benefit that can be realized by implementing the goals and strategies of the 2020 US Surgeon General’s call to action. Future research should continue to evaluate </w:t>
      </w:r>
      <w:r w:rsidR="004D243B">
        <w:t xml:space="preserve">scalable </w:t>
      </w:r>
      <w:r>
        <w:t xml:space="preserve">strategies for </w:t>
      </w:r>
      <w:r w:rsidR="004D243B">
        <w:t xml:space="preserve">implementing </w:t>
      </w:r>
      <w:r>
        <w:t>consistent BP control in clinical settings to reduce the burden of CVD, which remains the leading cause of death for US adults.</w:t>
      </w:r>
    </w:p>
    <w:p w14:paraId="71CAF1A1" w14:textId="1EA82590" w:rsidR="003462B7" w:rsidRDefault="00273294">
      <w:pPr>
        <w:pStyle w:val="BodyText"/>
      </w:pPr>
      <w:r>
        <w:t xml:space="preserve">This study has several limitations. First, while we restricted analyses to high quality NDI matches, misclassification in linking participants to the NDI is possible. Second, while several studies have shown reasonable performance of using NDI diagnosis codes for defining </w:t>
      </w:r>
      <w:commentRangeStart w:id="87"/>
      <w:r>
        <w:t>CVD mortality,</w:t>
      </w:r>
      <w:commentRangeEnd w:id="87"/>
      <w:r w:rsidR="00190181">
        <w:rPr>
          <w:rStyle w:val="CommentReference"/>
        </w:rPr>
        <w:commentReference w:id="87"/>
      </w:r>
      <w:r>
        <w:t xml:space="preserve"> it is not as robust as the adjudication process used in the primary follow-up for the trial. Third, information about SBP control after the trial was limited to routine outpatient SBP values </w:t>
      </w:r>
      <w:ins w:id="88" w:author="Whelton, Paul K" w:date="2022-03-02T15:51:00Z">
        <w:r w:rsidR="005A1DE1">
          <w:t xml:space="preserve">in a subgroup of </w:t>
        </w:r>
      </w:ins>
      <w:ins w:id="89" w:author="Whelton, Paul K" w:date="2022-03-02T15:52:00Z">
        <w:r w:rsidR="005A1DE1">
          <w:t xml:space="preserve">the </w:t>
        </w:r>
      </w:ins>
      <w:ins w:id="90" w:author="Whelton, Paul K" w:date="2022-03-02T15:51:00Z">
        <w:r w:rsidR="005A1DE1">
          <w:t>SPRINT parti</w:t>
        </w:r>
      </w:ins>
      <w:ins w:id="91" w:author="Whelton, Paul K" w:date="2022-03-02T15:52:00Z">
        <w:r w:rsidR="005A1DE1">
          <w:t xml:space="preserve">cipants and was </w:t>
        </w:r>
      </w:ins>
      <w:r>
        <w:t>extracted from the</w:t>
      </w:r>
      <w:ins w:id="92" w:author="Whelton, Paul K" w:date="2022-03-02T15:52:00Z">
        <w:r w:rsidR="005A1DE1">
          <w:t>ir</w:t>
        </w:r>
      </w:ins>
      <w:r>
        <w:t xml:space="preserve"> EHR</w:t>
      </w:r>
      <w:ins w:id="93" w:author="Whelton, Paul K" w:date="2022-03-02T15:52:00Z">
        <w:r w:rsidR="005A1DE1">
          <w:t xml:space="preserve"> record</w:t>
        </w:r>
      </w:ins>
      <w:r>
        <w:t xml:space="preserve">, which </w:t>
      </w:r>
      <w:ins w:id="94" w:author="Whelton, Paul K" w:date="2022-03-02T15:53:00Z">
        <w:r w:rsidR="005A1DE1">
          <w:t xml:space="preserve">is </w:t>
        </w:r>
      </w:ins>
      <w:del w:id="95" w:author="Whelton, Paul K" w:date="2022-03-02T15:53:00Z">
        <w:r w:rsidDel="005A1DE1">
          <w:delText xml:space="preserve">are </w:delText>
        </w:r>
      </w:del>
      <w:r>
        <w:t xml:space="preserve">known to poorly reflect the standardized BP measurement process used during the </w:t>
      </w:r>
      <w:r w:rsidR="004D243B">
        <w:t>t</w:t>
      </w:r>
      <w:r>
        <w:t>rial.</w:t>
      </w:r>
      <w:r>
        <w:rPr>
          <w:vertAlign w:val="superscript"/>
        </w:rPr>
        <w:t>12</w:t>
      </w:r>
      <w:r>
        <w:t xml:space="preserve"> While this prohibits definite conclusions about the absolute level of BP in both treatment groups, as well as pin-pointing when the between-group difference may have completely attenuated, the observation of steadily increasing SBP for participants in the intensive treatment and relatively stable SBP in the standard treatment group following the trial is likely still valid.</w:t>
      </w:r>
    </w:p>
    <w:p w14:paraId="11A498DD" w14:textId="7BAC54D8" w:rsidR="003462B7" w:rsidRDefault="00273294">
      <w:pPr>
        <w:pStyle w:val="BodyText"/>
      </w:pPr>
      <w:r>
        <w:t xml:space="preserve">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w:t>
      </w:r>
      <w:del w:id="96" w:author="William C .Cushman" w:date="2022-02-28T10:10:00Z">
        <w:r w:rsidDel="00A66859">
          <w:delText xml:space="preserve">demonstrate </w:delText>
        </w:r>
      </w:del>
      <w:ins w:id="97" w:author="William C .Cushman" w:date="2022-02-28T10:10:00Z">
        <w:r w:rsidR="00A66859">
          <w:t xml:space="preserve">suggest </w:t>
        </w:r>
      </w:ins>
      <w:r>
        <w:t>that maintaining more intensive BP targets throughout adulthood will likely be essential for long-term CVD risk management.</w:t>
      </w:r>
    </w:p>
    <w:p w14:paraId="728914FF" w14:textId="77777777" w:rsidR="003462B7" w:rsidRDefault="00273294">
      <w:r>
        <w:br w:type="page"/>
      </w:r>
    </w:p>
    <w:p w14:paraId="0FF77C1E" w14:textId="77777777" w:rsidR="003462B7" w:rsidRDefault="00273294">
      <w:pPr>
        <w:pStyle w:val="Heading1"/>
      </w:pPr>
      <w:bookmarkStart w:id="98" w:name="references"/>
      <w:bookmarkEnd w:id="75"/>
      <w:r>
        <w:t>REFERENCES</w:t>
      </w:r>
    </w:p>
    <w:p w14:paraId="24613995" w14:textId="77777777" w:rsidR="003462B7" w:rsidRDefault="00273294">
      <w:pPr>
        <w:pStyle w:val="Bibliography"/>
      </w:pPr>
      <w:bookmarkStart w:id="99" w:name="ref-gdbJACC2020"/>
      <w:bookmarkStart w:id="100" w:name="refs"/>
      <w:r>
        <w:t xml:space="preserve">1. </w:t>
      </w:r>
      <w:r>
        <w:tab/>
        <w:t xml:space="preserve">Roth GA, Mensah GA, Johnson CO, et al. Global Burden of Cardiovascular Diseases and Risk Factors, 1990-2019: Update </w:t>
      </w:r>
      <w:proofErr w:type="gramStart"/>
      <w:r>
        <w:t>From</w:t>
      </w:r>
      <w:proofErr w:type="gramEnd"/>
      <w:r>
        <w:t xml:space="preserve"> the GBD 2019 Study. </w:t>
      </w:r>
      <w:r>
        <w:rPr>
          <w:i/>
          <w:iCs/>
        </w:rPr>
        <w:t xml:space="preserve">J Am Coll </w:t>
      </w:r>
      <w:proofErr w:type="spellStart"/>
      <w:r>
        <w:rPr>
          <w:i/>
          <w:iCs/>
        </w:rPr>
        <w:t>Cardiol</w:t>
      </w:r>
      <w:proofErr w:type="spellEnd"/>
      <w:r>
        <w:t>. 2020;76(25):2982-3021.</w:t>
      </w:r>
    </w:p>
    <w:p w14:paraId="40EAC2D3" w14:textId="77777777" w:rsidR="003462B7" w:rsidRDefault="00273294">
      <w:pPr>
        <w:pStyle w:val="Bibliography"/>
      </w:pPr>
      <w:bookmarkStart w:id="101" w:name="ref-sprintFinal"/>
      <w:bookmarkEnd w:id="99"/>
      <w:r>
        <w:t xml:space="preserve">2. </w:t>
      </w:r>
      <w:r>
        <w:tab/>
        <w:t xml:space="preserve">SPRINT Research Group, Lewis CE, Fine LJ, et al. Final Report of a Trial of Intensive versus Standard Blood-Pressure Control. </w:t>
      </w:r>
      <w:r>
        <w:rPr>
          <w:i/>
          <w:iCs/>
        </w:rPr>
        <w:t xml:space="preserve">N </w:t>
      </w:r>
      <w:proofErr w:type="spellStart"/>
      <w:r>
        <w:rPr>
          <w:i/>
          <w:iCs/>
        </w:rPr>
        <w:t>Engl</w:t>
      </w:r>
      <w:proofErr w:type="spellEnd"/>
      <w:r>
        <w:rPr>
          <w:i/>
          <w:iCs/>
        </w:rPr>
        <w:t xml:space="preserve"> J Med</w:t>
      </w:r>
      <w:r>
        <w:t>. 2021;384(20):1921-1930.</w:t>
      </w:r>
    </w:p>
    <w:p w14:paraId="0940ED40" w14:textId="77777777" w:rsidR="003462B7" w:rsidRDefault="00273294">
      <w:pPr>
        <w:pStyle w:val="Bibliography"/>
      </w:pPr>
      <w:bookmarkStart w:id="102" w:name="ref-wander_legacy_2018"/>
      <w:bookmarkEnd w:id="101"/>
      <w:r>
        <w:t xml:space="preserve">3. </w:t>
      </w:r>
      <w:r>
        <w:tab/>
        <w:t xml:space="preserve">Wander GS, Bansal M. Legacy effect in medicine—the expanding horizon! </w:t>
      </w:r>
      <w:r>
        <w:rPr>
          <w:i/>
          <w:iCs/>
        </w:rPr>
        <w:t>Indian Heart Journal</w:t>
      </w:r>
      <w:r>
        <w:t>. 2018;70(6):769-771. doi:</w:t>
      </w:r>
      <w:hyperlink r:id="rId13">
        <w:r>
          <w:rPr>
            <w:rStyle w:val="Hyperlink"/>
          </w:rPr>
          <w:t>10.1016/j.ihj.2018.12.001</w:t>
        </w:r>
      </w:hyperlink>
    </w:p>
    <w:p w14:paraId="1ADA6680" w14:textId="77777777" w:rsidR="003462B7" w:rsidRDefault="00273294">
      <w:pPr>
        <w:pStyle w:val="Bibliography"/>
      </w:pPr>
      <w:bookmarkStart w:id="103" w:name="ref-ambrosius_design_2014"/>
      <w:bookmarkEnd w:id="102"/>
      <w:r>
        <w:t xml:space="preserve">4. </w:t>
      </w:r>
      <w:r>
        <w:tab/>
        <w:t xml:space="preserve">Ambrosius WT, Sink KM, Foy CG, et al. The design and rationale of a multicenter clinical trial comparing two strategies for control of systolic blood pressure: The Systolic Blood Pressure Intervention Trial (SPRINT). </w:t>
      </w:r>
      <w:r>
        <w:rPr>
          <w:i/>
          <w:iCs/>
        </w:rPr>
        <w:t>Clinical Trials</w:t>
      </w:r>
      <w:r>
        <w:t>. 2014;11(5):532-546. doi:</w:t>
      </w:r>
      <w:hyperlink r:id="rId14">
        <w:r>
          <w:rPr>
            <w:rStyle w:val="Hyperlink"/>
          </w:rPr>
          <w:t>10.1177/1740774514537404</w:t>
        </w:r>
      </w:hyperlink>
    </w:p>
    <w:p w14:paraId="479B0375" w14:textId="77777777" w:rsidR="003462B7" w:rsidRDefault="00273294">
      <w:pPr>
        <w:pStyle w:val="Bibliography"/>
      </w:pPr>
      <w:bookmarkStart w:id="104" w:name="ref-inker_new_2021"/>
      <w:bookmarkEnd w:id="103"/>
      <w:r>
        <w:t xml:space="preserve">5. </w:t>
      </w:r>
      <w:r>
        <w:tab/>
        <w:t xml:space="preserve">Inker LA, </w:t>
      </w:r>
      <w:proofErr w:type="spellStart"/>
      <w:r>
        <w:t>Eneanya</w:t>
      </w:r>
      <w:proofErr w:type="spellEnd"/>
      <w:r>
        <w:t xml:space="preserve"> ND, Coresh J, et al. New Creatinine- and Cystatin C–Based Equations to Estimate GFR without Race. </w:t>
      </w:r>
      <w:r>
        <w:rPr>
          <w:i/>
          <w:iCs/>
        </w:rPr>
        <w:t>New England Journal of Medicine</w:t>
      </w:r>
      <w:r>
        <w:t>. 2021;385(19):1737-1749. doi:</w:t>
      </w:r>
      <w:hyperlink r:id="rId15">
        <w:r>
          <w:rPr>
            <w:rStyle w:val="Hyperlink"/>
          </w:rPr>
          <w:t>10.1056/NEJMoa2102953</w:t>
        </w:r>
      </w:hyperlink>
    </w:p>
    <w:p w14:paraId="20E079DF" w14:textId="77777777" w:rsidR="003462B7" w:rsidRDefault="00273294">
      <w:pPr>
        <w:pStyle w:val="Bibliography"/>
      </w:pPr>
      <w:bookmarkStart w:id="105" w:name="ref-nasreddine_montreal_2005"/>
      <w:bookmarkEnd w:id="104"/>
      <w:r>
        <w:t xml:space="preserve">6. </w:t>
      </w:r>
      <w:r>
        <w:tab/>
      </w:r>
      <w:proofErr w:type="spellStart"/>
      <w:r>
        <w:t>Nasreddine</w:t>
      </w:r>
      <w:proofErr w:type="spellEnd"/>
      <w:r>
        <w:t xml:space="preserve"> ZS, Phillips NA, </w:t>
      </w:r>
      <w:proofErr w:type="spellStart"/>
      <w:r>
        <w:t>Bédirian</w:t>
      </w:r>
      <w:proofErr w:type="spellEnd"/>
      <w:r>
        <w:t xml:space="preserve"> V, et al. The Montreal Cognitive Assessment, MoCA: A Brief Screening Tool </w:t>
      </w:r>
      <w:proofErr w:type="gramStart"/>
      <w:r>
        <w:t>For</w:t>
      </w:r>
      <w:proofErr w:type="gramEnd"/>
      <w:r>
        <w:t xml:space="preserve"> Mild Cognitive Impairment. </w:t>
      </w:r>
      <w:r>
        <w:rPr>
          <w:i/>
          <w:iCs/>
        </w:rPr>
        <w:t>Journal of the American Geriatrics Society</w:t>
      </w:r>
      <w:r>
        <w:t>. 2005;53(4):695-699. doi:</w:t>
      </w:r>
      <w:hyperlink r:id="rId16">
        <w:r>
          <w:rPr>
            <w:rStyle w:val="Hyperlink"/>
          </w:rPr>
          <w:t>10.1111/j.1532-5415.2005.53221.x</w:t>
        </w:r>
      </w:hyperlink>
    </w:p>
    <w:p w14:paraId="5EB015BC" w14:textId="77777777" w:rsidR="003462B7" w:rsidRDefault="00273294">
      <w:pPr>
        <w:pStyle w:val="Bibliography"/>
      </w:pPr>
      <w:bookmarkStart w:id="106" w:name="ref-kenny_normative_2013"/>
      <w:bookmarkEnd w:id="105"/>
      <w:r>
        <w:t xml:space="preserve">7. </w:t>
      </w:r>
      <w:r>
        <w:tab/>
        <w:t xml:space="preserve">Kenny RA, Coen RF, </w:t>
      </w:r>
      <w:proofErr w:type="spellStart"/>
      <w:r>
        <w:t>Frewen</w:t>
      </w:r>
      <w:proofErr w:type="spellEnd"/>
      <w:r>
        <w:t xml:space="preserve"> J, Donoghue OA, Cronin H, Savva GM. Normative values of cognitive and physical function in older adults: Findings from the Irish Longitudinal Study on Ageing. </w:t>
      </w:r>
      <w:r>
        <w:rPr>
          <w:i/>
          <w:iCs/>
        </w:rPr>
        <w:t>Journal of the American Geriatrics Society</w:t>
      </w:r>
      <w:r>
        <w:t xml:space="preserve">. 2013;61 Suppl </w:t>
      </w:r>
      <w:proofErr w:type="gramStart"/>
      <w:r>
        <w:t>2:S</w:t>
      </w:r>
      <w:proofErr w:type="gramEnd"/>
      <w:r>
        <w:t>279-290. doi:</w:t>
      </w:r>
      <w:hyperlink r:id="rId17">
        <w:r>
          <w:rPr>
            <w:rStyle w:val="Hyperlink"/>
          </w:rPr>
          <w:t>10.1111/jgs.12195</w:t>
        </w:r>
      </w:hyperlink>
    </w:p>
    <w:p w14:paraId="243EB034" w14:textId="77777777" w:rsidR="003462B7" w:rsidRDefault="00273294">
      <w:pPr>
        <w:pStyle w:val="Bibliography"/>
      </w:pPr>
      <w:bookmarkStart w:id="107" w:name="ref-sachsMoCA2021"/>
      <w:bookmarkEnd w:id="106"/>
      <w:r>
        <w:t xml:space="preserve">8. </w:t>
      </w:r>
      <w:r>
        <w:tab/>
        <w:t xml:space="preserve">Sachs BC, Chelune GJ, Rapp SR, et al. Robust demographically-adjusted normative data for the Montreal Cognitive Assessment (MoCA): Results from the systolic blood pressure intervention trial. </w:t>
      </w:r>
      <w:r>
        <w:rPr>
          <w:i/>
          <w:iCs/>
        </w:rPr>
        <w:t xml:space="preserve">Clin </w:t>
      </w:r>
      <w:proofErr w:type="spellStart"/>
      <w:r>
        <w:rPr>
          <w:i/>
          <w:iCs/>
        </w:rPr>
        <w:t>Neuropsychol</w:t>
      </w:r>
      <w:proofErr w:type="spellEnd"/>
      <w:r>
        <w:t>. Published online September 2021:1-16.</w:t>
      </w:r>
    </w:p>
    <w:p w14:paraId="13FA8BBE" w14:textId="77777777" w:rsidR="003462B7" w:rsidRDefault="00273294">
      <w:pPr>
        <w:pStyle w:val="Bibliography"/>
      </w:pPr>
      <w:bookmarkStart w:id="108" w:name="ref-pajewski_characterizing_2016"/>
      <w:bookmarkEnd w:id="107"/>
      <w:r>
        <w:t xml:space="preserve">9. </w:t>
      </w:r>
      <w:r>
        <w:tab/>
        <w:t xml:space="preserve">Pajewski NM, Williamson JD, Applegate WB, et al. Characterizing Frailty Status in the Systolic Blood Pressure Intervention Trial. </w:t>
      </w:r>
      <w:r>
        <w:rPr>
          <w:i/>
          <w:iCs/>
        </w:rPr>
        <w:t>The Journals of Gerontology Series A, Biological Sciences and Medical Sciences</w:t>
      </w:r>
      <w:r>
        <w:t>. 2016;71(5):649-655. doi:</w:t>
      </w:r>
      <w:hyperlink r:id="rId18">
        <w:r>
          <w:rPr>
            <w:rStyle w:val="Hyperlink"/>
          </w:rPr>
          <w:t>10.1093/</w:t>
        </w:r>
        <w:proofErr w:type="spellStart"/>
        <w:r>
          <w:rPr>
            <w:rStyle w:val="Hyperlink"/>
          </w:rPr>
          <w:t>gerona</w:t>
        </w:r>
        <w:proofErr w:type="spellEnd"/>
        <w:r>
          <w:rPr>
            <w:rStyle w:val="Hyperlink"/>
          </w:rPr>
          <w:t>/glv228</w:t>
        </w:r>
      </w:hyperlink>
    </w:p>
    <w:p w14:paraId="0DCFAB21" w14:textId="77777777" w:rsidR="003462B7" w:rsidRDefault="00273294">
      <w:pPr>
        <w:pStyle w:val="Bibliography"/>
      </w:pPr>
      <w:bookmarkStart w:id="109" w:name="ref-ndi_guide"/>
      <w:bookmarkEnd w:id="108"/>
      <w:r>
        <w:t xml:space="preserve">10. </w:t>
      </w:r>
      <w:r>
        <w:tab/>
        <w:t xml:space="preserve">National Center for Health Statistics. </w:t>
      </w:r>
      <w:r>
        <w:rPr>
          <w:i/>
          <w:iCs/>
        </w:rPr>
        <w:t>National Death Index User’s Guide</w:t>
      </w:r>
      <w:r>
        <w:t xml:space="preserve">.; 2013. </w:t>
      </w:r>
      <w:hyperlink r:id="rId19">
        <w:r>
          <w:rPr>
            <w:rStyle w:val="Hyperlink"/>
          </w:rPr>
          <w:t>https://www.cdc.gov/nchs/data/ndi/ndi_users_guide.pdf</w:t>
        </w:r>
      </w:hyperlink>
    </w:p>
    <w:p w14:paraId="72E4BFD1" w14:textId="77777777" w:rsidR="003462B7" w:rsidRDefault="00273294">
      <w:pPr>
        <w:pStyle w:val="Bibliography"/>
      </w:pPr>
      <w:bookmarkStart w:id="110" w:name="ref-regards_ndi"/>
      <w:bookmarkEnd w:id="109"/>
      <w:r>
        <w:t xml:space="preserve">11. </w:t>
      </w:r>
      <w:r>
        <w:tab/>
      </w:r>
      <w:proofErr w:type="spellStart"/>
      <w:r>
        <w:t>Olubowale</w:t>
      </w:r>
      <w:proofErr w:type="spellEnd"/>
      <w:r>
        <w:t xml:space="preserve"> OT, Safford MM, Brown TM, et al. Comparison of Expert Adjudicated Coronary Heart Disease and Cardiovascular Disease Mortality With the National Death Index: Results From the </w:t>
      </w:r>
      <w:proofErr w:type="spellStart"/>
      <w:r>
        <w:t>REasons</w:t>
      </w:r>
      <w:proofErr w:type="spellEnd"/>
      <w:r>
        <w:t xml:space="preserve"> for Geographic And Racial Differences in Stroke (REGARDS) Study. </w:t>
      </w:r>
      <w:r>
        <w:rPr>
          <w:i/>
          <w:iCs/>
        </w:rPr>
        <w:t>J Am Heart Assoc</w:t>
      </w:r>
      <w:r>
        <w:t>. 2017;6(5).</w:t>
      </w:r>
    </w:p>
    <w:p w14:paraId="4C9FA2EC" w14:textId="77777777" w:rsidR="003462B7" w:rsidRDefault="00273294">
      <w:pPr>
        <w:pStyle w:val="Bibliography"/>
      </w:pPr>
      <w:bookmarkStart w:id="111" w:name="ref-drawz_concordance_2020"/>
      <w:bookmarkEnd w:id="110"/>
      <w:r>
        <w:t xml:space="preserve">12. </w:t>
      </w:r>
      <w:r>
        <w:tab/>
        <w:t xml:space="preserve">Drawz PE, Agarwal A, Dwyer JP, et al. Concordance Between Blood Pressure in the Systolic Blood Pressure Intervention Trial and in Routine Clinical Practice. </w:t>
      </w:r>
      <w:r>
        <w:rPr>
          <w:i/>
          <w:iCs/>
        </w:rPr>
        <w:t>JAMA internal medicine</w:t>
      </w:r>
      <w:r>
        <w:t>. 2020;180(12):1655-1663. doi:</w:t>
      </w:r>
      <w:hyperlink r:id="rId20">
        <w:r>
          <w:rPr>
            <w:rStyle w:val="Hyperlink"/>
          </w:rPr>
          <w:t>10.1001/jamainternmed.2020.5028</w:t>
        </w:r>
      </w:hyperlink>
    </w:p>
    <w:p w14:paraId="233A0417" w14:textId="77777777" w:rsidR="003462B7" w:rsidRDefault="00273294">
      <w:pPr>
        <w:pStyle w:val="Bibliography"/>
      </w:pPr>
      <w:bookmarkStart w:id="112" w:name="ref-zhang_time_varying_2018"/>
      <w:bookmarkEnd w:id="111"/>
      <w:r>
        <w:t xml:space="preserve">13. </w:t>
      </w:r>
      <w:r>
        <w:tab/>
        <w:t xml:space="preserve">Zhang Z, </w:t>
      </w:r>
      <w:proofErr w:type="spellStart"/>
      <w:r>
        <w:t>Reinikainen</w:t>
      </w:r>
      <w:proofErr w:type="spellEnd"/>
      <w:r>
        <w:t xml:space="preserve"> J, Adeleke KA, Pieterse ME, </w:t>
      </w:r>
      <w:proofErr w:type="spellStart"/>
      <w:r>
        <w:t>Groothuis-Oudshoorn</w:t>
      </w:r>
      <w:proofErr w:type="spellEnd"/>
      <w:r>
        <w:t xml:space="preserve"> CGM. Time-varying covariates and coefficients in Cox regression models. </w:t>
      </w:r>
      <w:r>
        <w:rPr>
          <w:i/>
          <w:iCs/>
        </w:rPr>
        <w:t>Annals of Translational Medicine</w:t>
      </w:r>
      <w:r>
        <w:t>. 2018;6(7):121. doi:</w:t>
      </w:r>
      <w:hyperlink r:id="rId21">
        <w:r>
          <w:rPr>
            <w:rStyle w:val="Hyperlink"/>
          </w:rPr>
          <w:t>10.21037/atm.2018.02.12</w:t>
        </w:r>
      </w:hyperlink>
    </w:p>
    <w:p w14:paraId="03BB9D5B" w14:textId="77777777" w:rsidR="003462B7" w:rsidRDefault="00273294">
      <w:pPr>
        <w:pStyle w:val="Bibliography"/>
      </w:pPr>
      <w:bookmarkStart w:id="113" w:name="ref-martinussen2007dynamic"/>
      <w:bookmarkEnd w:id="112"/>
      <w:r>
        <w:t xml:space="preserve">14. </w:t>
      </w:r>
      <w:r>
        <w:tab/>
      </w:r>
      <w:proofErr w:type="spellStart"/>
      <w:r>
        <w:t>Martinussen</w:t>
      </w:r>
      <w:proofErr w:type="spellEnd"/>
      <w:r>
        <w:t xml:space="preserve"> T, </w:t>
      </w:r>
      <w:proofErr w:type="spellStart"/>
      <w:r>
        <w:t>Scheike</w:t>
      </w:r>
      <w:proofErr w:type="spellEnd"/>
      <w:r>
        <w:t xml:space="preserve"> TH. </w:t>
      </w:r>
      <w:r>
        <w:rPr>
          <w:i/>
          <w:iCs/>
        </w:rPr>
        <w:t>Dynamic Regression Models for Survival Data</w:t>
      </w:r>
      <w:r>
        <w:t>. Springer Science &amp; Business Media; 2007.</w:t>
      </w:r>
    </w:p>
    <w:p w14:paraId="4F906BF9" w14:textId="77777777" w:rsidR="003462B7" w:rsidRDefault="00273294">
      <w:pPr>
        <w:pStyle w:val="Bibliography"/>
      </w:pPr>
      <w:bookmarkStart w:id="114" w:name="ref-therneau2017using"/>
      <w:bookmarkEnd w:id="113"/>
      <w:r>
        <w:t xml:space="preserve">15. </w:t>
      </w:r>
      <w:r>
        <w:tab/>
      </w:r>
      <w:proofErr w:type="spellStart"/>
      <w:r>
        <w:t>Therneau</w:t>
      </w:r>
      <w:proofErr w:type="spellEnd"/>
      <w:r>
        <w:t xml:space="preserve"> T, Crowson C, Atkinson E. Using time dependent covariates and time dependent coefficients in the cox model. </w:t>
      </w:r>
      <w:r>
        <w:rPr>
          <w:i/>
          <w:iCs/>
        </w:rPr>
        <w:t>Survival Vignettes</w:t>
      </w:r>
      <w:r>
        <w:t xml:space="preserve">. </w:t>
      </w:r>
      <w:proofErr w:type="gramStart"/>
      <w:r>
        <w:t>2017;2:3</w:t>
      </w:r>
      <w:proofErr w:type="gramEnd"/>
      <w:r>
        <w:t>.</w:t>
      </w:r>
    </w:p>
    <w:p w14:paraId="728B06F8" w14:textId="77777777" w:rsidR="003462B7" w:rsidRDefault="00273294">
      <w:pPr>
        <w:pStyle w:val="Bibliography"/>
      </w:pPr>
      <w:bookmarkStart w:id="115" w:name="ref-lin_robust_1989"/>
      <w:bookmarkEnd w:id="114"/>
      <w:r>
        <w:t xml:space="preserve">16. </w:t>
      </w:r>
      <w:r>
        <w:tab/>
        <w:t xml:space="preserve">Lin DY, Wei LJ. The robust inference for the Cox proportional hazards model. </w:t>
      </w:r>
      <w:r>
        <w:rPr>
          <w:i/>
          <w:iCs/>
        </w:rPr>
        <w:t>Journal of the American statistical Association</w:t>
      </w:r>
      <w:r>
        <w:t>. 1989;84(408):1074-1078.</w:t>
      </w:r>
    </w:p>
    <w:p w14:paraId="5A975E4A" w14:textId="77777777" w:rsidR="003462B7" w:rsidRDefault="00273294">
      <w:pPr>
        <w:pStyle w:val="Bibliography"/>
      </w:pPr>
      <w:bookmarkStart w:id="116" w:name="ref-scheike_flexible_2008"/>
      <w:bookmarkEnd w:id="115"/>
      <w:r>
        <w:t xml:space="preserve">17. </w:t>
      </w:r>
      <w:r>
        <w:tab/>
      </w:r>
      <w:proofErr w:type="spellStart"/>
      <w:r>
        <w:t>Scheike</w:t>
      </w:r>
      <w:proofErr w:type="spellEnd"/>
      <w:r>
        <w:t xml:space="preserve"> TH, Zhang MJ. Flexible competing risks regression modeling and goodness-of-fit. </w:t>
      </w:r>
      <w:r>
        <w:rPr>
          <w:i/>
          <w:iCs/>
        </w:rPr>
        <w:t>Lifetime Data Analysis</w:t>
      </w:r>
      <w:r>
        <w:t>. 2008;14(4):464-483. doi:</w:t>
      </w:r>
      <w:hyperlink r:id="rId22">
        <w:r>
          <w:rPr>
            <w:rStyle w:val="Hyperlink"/>
          </w:rPr>
          <w:t>10.1007/s10985-008-9094-0</w:t>
        </w:r>
      </w:hyperlink>
    </w:p>
    <w:p w14:paraId="7C092302" w14:textId="77777777" w:rsidR="003462B7" w:rsidRDefault="00273294">
      <w:pPr>
        <w:pStyle w:val="Bibliography"/>
      </w:pPr>
      <w:bookmarkStart w:id="117" w:name="ref-r_language"/>
      <w:bookmarkEnd w:id="116"/>
      <w:r>
        <w:t xml:space="preserve">18. </w:t>
      </w:r>
      <w:r>
        <w:tab/>
        <w:t xml:space="preserve">R Core Team. </w:t>
      </w:r>
      <w:r>
        <w:rPr>
          <w:i/>
          <w:iCs/>
        </w:rPr>
        <w:t>R: A Language and Environment for Statistical Computing</w:t>
      </w:r>
      <w:r>
        <w:t xml:space="preserve">. R Foundation for Statistical Computing; 2020. </w:t>
      </w:r>
      <w:hyperlink r:id="rId23">
        <w:r>
          <w:rPr>
            <w:rStyle w:val="Hyperlink"/>
          </w:rPr>
          <w:t>https://www.R-project.org/</w:t>
        </w:r>
      </w:hyperlink>
    </w:p>
    <w:p w14:paraId="0590F3AC" w14:textId="77777777" w:rsidR="003462B7" w:rsidRDefault="00273294">
      <w:pPr>
        <w:pStyle w:val="Bibliography"/>
      </w:pPr>
      <w:bookmarkStart w:id="118" w:name="ref-table.glue"/>
      <w:bookmarkEnd w:id="117"/>
      <w:r>
        <w:t xml:space="preserve">19. </w:t>
      </w:r>
      <w:r>
        <w:tab/>
        <w:t xml:space="preserve">Jaeger B. </w:t>
      </w:r>
      <w:proofErr w:type="spellStart"/>
      <w:r>
        <w:rPr>
          <w:i/>
          <w:iCs/>
        </w:rPr>
        <w:t>Table.glue</w:t>
      </w:r>
      <w:proofErr w:type="spellEnd"/>
      <w:r>
        <w:rPr>
          <w:i/>
          <w:iCs/>
        </w:rPr>
        <w:t>: Make and Apply Customized Rounding Specifications for Tables</w:t>
      </w:r>
      <w:r>
        <w:t xml:space="preserve">. </w:t>
      </w:r>
      <w:hyperlink r:id="rId24">
        <w:r>
          <w:rPr>
            <w:rStyle w:val="Hyperlink"/>
          </w:rPr>
          <w:t>https://github.com/bcjaeger/table.glue</w:t>
        </w:r>
      </w:hyperlink>
    </w:p>
    <w:p w14:paraId="24E0CF59" w14:textId="77777777" w:rsidR="003462B7" w:rsidRDefault="00273294">
      <w:pPr>
        <w:pStyle w:val="Bibliography"/>
      </w:pPr>
      <w:bookmarkStart w:id="119" w:name="ref-tidyverse"/>
      <w:bookmarkEnd w:id="118"/>
      <w:r>
        <w:t xml:space="preserve">20. </w:t>
      </w:r>
      <w:r>
        <w:tab/>
        <w:t xml:space="preserve">Wickham H, </w:t>
      </w:r>
      <w:proofErr w:type="spellStart"/>
      <w:r>
        <w:t>Averick</w:t>
      </w:r>
      <w:proofErr w:type="spellEnd"/>
      <w:r>
        <w:t xml:space="preserve"> M, Bryan J, et al. Welcome to the </w:t>
      </w:r>
      <w:proofErr w:type="spellStart"/>
      <w:r>
        <w:t>tidyverse</w:t>
      </w:r>
      <w:proofErr w:type="spellEnd"/>
      <w:r>
        <w:t xml:space="preserve">. </w:t>
      </w:r>
      <w:r>
        <w:rPr>
          <w:i/>
          <w:iCs/>
        </w:rPr>
        <w:t>Journal of Open Source Software</w:t>
      </w:r>
      <w:r>
        <w:t>. 2019;4(43):1686. doi:</w:t>
      </w:r>
      <w:hyperlink r:id="rId25">
        <w:r>
          <w:rPr>
            <w:rStyle w:val="Hyperlink"/>
          </w:rPr>
          <w:t>10.21105/joss.01686</w:t>
        </w:r>
      </w:hyperlink>
    </w:p>
    <w:p w14:paraId="5F7F5635" w14:textId="77777777" w:rsidR="003462B7" w:rsidRDefault="00273294">
      <w:pPr>
        <w:pStyle w:val="Bibliography"/>
      </w:pPr>
      <w:bookmarkStart w:id="120" w:name="ref-survival_package"/>
      <w:bookmarkEnd w:id="119"/>
      <w:r>
        <w:t xml:space="preserve">21. </w:t>
      </w:r>
      <w:r>
        <w:tab/>
      </w:r>
      <w:proofErr w:type="spellStart"/>
      <w:r>
        <w:t>Therneau</w:t>
      </w:r>
      <w:proofErr w:type="spellEnd"/>
      <w:r>
        <w:t xml:space="preserve"> TM. </w:t>
      </w:r>
      <w:r>
        <w:rPr>
          <w:i/>
          <w:iCs/>
        </w:rPr>
        <w:t>A Package for Survival Analysis in R</w:t>
      </w:r>
      <w:r>
        <w:t xml:space="preserve">.; 2021. </w:t>
      </w:r>
      <w:hyperlink r:id="rId26">
        <w:r>
          <w:rPr>
            <w:rStyle w:val="Hyperlink"/>
          </w:rPr>
          <w:t>https://CRAN.R-project.org/package=survival</w:t>
        </w:r>
      </w:hyperlink>
    </w:p>
    <w:p w14:paraId="331B1708" w14:textId="77777777" w:rsidR="003462B7" w:rsidRDefault="00273294">
      <w:pPr>
        <w:pStyle w:val="Bibliography"/>
      </w:pPr>
      <w:bookmarkStart w:id="121" w:name="ref-timereg"/>
      <w:bookmarkEnd w:id="120"/>
      <w:r>
        <w:t xml:space="preserve">22. </w:t>
      </w:r>
      <w:r>
        <w:tab/>
      </w:r>
      <w:proofErr w:type="spellStart"/>
      <w:r>
        <w:t>Scheike</w:t>
      </w:r>
      <w:proofErr w:type="spellEnd"/>
      <w:r>
        <w:t xml:space="preserve"> TH, Zhang MJ. Analyzing competing risk data using the R </w:t>
      </w:r>
      <w:proofErr w:type="spellStart"/>
      <w:r>
        <w:t>timereg</w:t>
      </w:r>
      <w:proofErr w:type="spellEnd"/>
      <w:r>
        <w:t xml:space="preserve"> package. </w:t>
      </w:r>
      <w:r>
        <w:rPr>
          <w:i/>
          <w:iCs/>
        </w:rPr>
        <w:t>Journal of Statistical Software</w:t>
      </w:r>
      <w:r>
        <w:t xml:space="preserve">. 2011;38(2):1-15. </w:t>
      </w:r>
      <w:hyperlink r:id="rId27">
        <w:r>
          <w:rPr>
            <w:rStyle w:val="Hyperlink"/>
          </w:rPr>
          <w:t>https://www.jstatsoft.org/v38/i02/</w:t>
        </w:r>
      </w:hyperlink>
    </w:p>
    <w:p w14:paraId="314F5756" w14:textId="77777777" w:rsidR="003462B7" w:rsidRDefault="00273294">
      <w:pPr>
        <w:pStyle w:val="Bibliography"/>
      </w:pPr>
      <w:bookmarkStart w:id="122" w:name="ref-targets"/>
      <w:bookmarkEnd w:id="121"/>
      <w:r>
        <w:t xml:space="preserve">23. </w:t>
      </w:r>
      <w:r>
        <w:tab/>
        <w:t xml:space="preserve">Landau WM. The targets R package: A dynamic make-like function-oriented pipeline toolkit for reproducibility and high-performance computing. </w:t>
      </w:r>
      <w:r>
        <w:rPr>
          <w:i/>
          <w:iCs/>
        </w:rPr>
        <w:t>Journal of Open Source Software</w:t>
      </w:r>
      <w:r>
        <w:t xml:space="preserve">. 2021;6(57):2959. </w:t>
      </w:r>
      <w:hyperlink r:id="rId28">
        <w:r>
          <w:rPr>
            <w:rStyle w:val="Hyperlink"/>
          </w:rPr>
          <w:t>https://doi.org/10.21105/joss.02959</w:t>
        </w:r>
      </w:hyperlink>
    </w:p>
    <w:p w14:paraId="4BD65861" w14:textId="77777777" w:rsidR="003462B7" w:rsidRDefault="00273294">
      <w:pPr>
        <w:pStyle w:val="Bibliography"/>
      </w:pPr>
      <w:bookmarkStart w:id="123" w:name="ref-zhang_trial_2021"/>
      <w:bookmarkEnd w:id="122"/>
      <w:r>
        <w:t xml:space="preserve">24. </w:t>
      </w:r>
      <w:r>
        <w:tab/>
        <w:t xml:space="preserve">Zhang W, Zhang S, Deng Y, et al. Trial of Intensive Blood-Pressure Control in Older Patients with Hypertension. </w:t>
      </w:r>
      <w:r>
        <w:rPr>
          <w:i/>
          <w:iCs/>
        </w:rPr>
        <w:t xml:space="preserve">N </w:t>
      </w:r>
      <w:proofErr w:type="spellStart"/>
      <w:r>
        <w:rPr>
          <w:i/>
          <w:iCs/>
        </w:rPr>
        <w:t>Engl</w:t>
      </w:r>
      <w:proofErr w:type="spellEnd"/>
      <w:r>
        <w:rPr>
          <w:i/>
          <w:iCs/>
        </w:rPr>
        <w:t xml:space="preserve"> J Med</w:t>
      </w:r>
      <w:r>
        <w:t>. 2021;385(14):1268-1279.</w:t>
      </w:r>
    </w:p>
    <w:p w14:paraId="79096EC8" w14:textId="77777777" w:rsidR="003462B7" w:rsidRDefault="00273294">
      <w:pPr>
        <w:pStyle w:val="Bibliography"/>
      </w:pPr>
      <w:bookmarkStart w:id="124" w:name="ref-rahimi_age_stratified_2021"/>
      <w:bookmarkEnd w:id="123"/>
      <w:r>
        <w:t xml:space="preserve">25. </w:t>
      </w:r>
      <w:r>
        <w:tab/>
        <w:t xml:space="preserve">Rahimi K, </w:t>
      </w:r>
      <w:proofErr w:type="spellStart"/>
      <w:r>
        <w:t>Bidel</w:t>
      </w:r>
      <w:proofErr w:type="spellEnd"/>
      <w:r>
        <w:t xml:space="preserve"> Z, </w:t>
      </w:r>
      <w:proofErr w:type="spellStart"/>
      <w:r>
        <w:t>Nazarzadeh</w:t>
      </w:r>
      <w:proofErr w:type="spellEnd"/>
      <w:r>
        <w:t xml:space="preserve"> M, et al. Age-stratified and blood-pressure-stratified effects of blood-pressure-lowering pharmacotherapy for the prevention of cardiovascular disease and death: An individual participant-level data meta-analysis. </w:t>
      </w:r>
      <w:r>
        <w:rPr>
          <w:i/>
          <w:iCs/>
        </w:rPr>
        <w:t>The Lancet</w:t>
      </w:r>
      <w:r>
        <w:t>. 2021;398(10305):1053-1064. doi:</w:t>
      </w:r>
      <w:hyperlink r:id="rId29">
        <w:r>
          <w:rPr>
            <w:rStyle w:val="Hyperlink"/>
          </w:rPr>
          <w:t>10.1016/S0140-6736(21)01921-8</w:t>
        </w:r>
      </w:hyperlink>
    </w:p>
    <w:p w14:paraId="79EBDDEC" w14:textId="77777777" w:rsidR="003462B7" w:rsidRDefault="00273294">
      <w:pPr>
        <w:pStyle w:val="Bibliography"/>
      </w:pPr>
      <w:bookmarkStart w:id="125" w:name="ref-bundy_systolic_2017"/>
      <w:bookmarkEnd w:id="124"/>
      <w:r>
        <w:t xml:space="preserve">26. </w:t>
      </w:r>
      <w:r>
        <w:tab/>
        <w:t xml:space="preserve">Bundy JD, Li C, </w:t>
      </w:r>
      <w:proofErr w:type="spellStart"/>
      <w:r>
        <w:t>Stuchlik</w:t>
      </w:r>
      <w:proofErr w:type="spellEnd"/>
      <w:r>
        <w:t xml:space="preserve"> P, et al. Systolic blood pressure reduction and risk of cardiovascular disease and mortality: A systematic review and network meta-analysis. </w:t>
      </w:r>
      <w:r>
        <w:rPr>
          <w:i/>
          <w:iCs/>
        </w:rPr>
        <w:t>JAMA cardiology</w:t>
      </w:r>
      <w:r>
        <w:t>. 2017;2(7):775-781.</w:t>
      </w:r>
    </w:p>
    <w:p w14:paraId="68AD9CE5" w14:textId="77777777" w:rsidR="003462B7" w:rsidRDefault="00273294">
      <w:pPr>
        <w:pStyle w:val="Bibliography"/>
      </w:pPr>
      <w:bookmarkStart w:id="126" w:name="ref-muntner2020htn"/>
      <w:bookmarkEnd w:id="125"/>
      <w:r>
        <w:t xml:space="preserve">27. </w:t>
      </w:r>
      <w:r>
        <w:tab/>
        <w:t xml:space="preserve">Muntner P, Hardy ST, Fine LJ, et al. Trends in Blood Pressure Control Among US Adults With Hypertension, 1999-2000 to 2017-2018. </w:t>
      </w:r>
      <w:r>
        <w:rPr>
          <w:i/>
          <w:iCs/>
        </w:rPr>
        <w:t>JAMA</w:t>
      </w:r>
      <w:r>
        <w:t>. 2020;324(12):1190-1200.</w:t>
      </w:r>
    </w:p>
    <w:p w14:paraId="6768E843" w14:textId="77777777" w:rsidR="003462B7" w:rsidRDefault="00273294">
      <w:pPr>
        <w:pStyle w:val="Bibliography"/>
      </w:pPr>
      <w:bookmarkStart w:id="127" w:name="ref-laffin_rise_2022"/>
      <w:bookmarkEnd w:id="126"/>
      <w:r>
        <w:t xml:space="preserve">28. </w:t>
      </w:r>
      <w:r>
        <w:tab/>
      </w:r>
      <w:proofErr w:type="spellStart"/>
      <w:r>
        <w:t>Laffin</w:t>
      </w:r>
      <w:proofErr w:type="spellEnd"/>
      <w:r>
        <w:t xml:space="preserve"> LJ, Kaufman HW, Chen Z, et al. Rise in Blood Pressure Observed Among US Adults During the COVID-19 Pandemic. </w:t>
      </w:r>
      <w:r>
        <w:rPr>
          <w:i/>
          <w:iCs/>
        </w:rPr>
        <w:t>Circulation</w:t>
      </w:r>
      <w:r>
        <w:t>. 2022;145(3):235-237. doi:</w:t>
      </w:r>
      <w:hyperlink r:id="rId30">
        <w:r>
          <w:rPr>
            <w:rStyle w:val="Hyperlink"/>
          </w:rPr>
          <w:t>10.1161/CIRCULATIONAHA.121.057075</w:t>
        </w:r>
      </w:hyperlink>
    </w:p>
    <w:p w14:paraId="3EA341D5" w14:textId="77777777" w:rsidR="003462B7" w:rsidRDefault="00273294">
      <w:pPr>
        <w:pStyle w:val="Bibliography"/>
      </w:pPr>
      <w:bookmarkStart w:id="128" w:name="ref-us_surgeon_2020"/>
      <w:bookmarkEnd w:id="127"/>
      <w:r>
        <w:t xml:space="preserve">29. </w:t>
      </w:r>
      <w:r>
        <w:tab/>
        <w:t xml:space="preserve">Substance Abuse and Mental Health Services Administration (US), Office of the Surgeon General (US). </w:t>
      </w:r>
      <w:r>
        <w:rPr>
          <w:i/>
          <w:iCs/>
        </w:rPr>
        <w:t>The Surgeon General’s Call to Action to Control Hypertension</w:t>
      </w:r>
      <w:r>
        <w:t xml:space="preserve">. US Department of Health; Human Services; 2020. Accessed November 24, 2021. </w:t>
      </w:r>
      <w:hyperlink r:id="rId31">
        <w:r>
          <w:rPr>
            <w:rStyle w:val="Hyperlink"/>
          </w:rPr>
          <w:t>http://www.ncbi.nlm.nih.gov/books/NBK567645/</w:t>
        </w:r>
      </w:hyperlink>
    </w:p>
    <w:bookmarkEnd w:id="100"/>
    <w:bookmarkEnd w:id="128"/>
    <w:p w14:paraId="555FBD64" w14:textId="08A5258E" w:rsidR="003462B7" w:rsidRPr="003D7CE3" w:rsidRDefault="00273294" w:rsidP="003D7CE3">
      <w:pPr>
        <w:rPr>
          <w:b/>
        </w:rPr>
      </w:pPr>
      <w:r>
        <w:br w:type="page"/>
      </w:r>
      <w:bookmarkStart w:id="129" w:name="acknowledgments"/>
      <w:bookmarkEnd w:id="98"/>
      <w:r w:rsidRPr="003D7CE3">
        <w:rPr>
          <w:b/>
        </w:rPr>
        <w:t>ACKNOWLEDGMENTS</w:t>
      </w:r>
    </w:p>
    <w:p w14:paraId="54F19319" w14:textId="77777777" w:rsidR="003462B7" w:rsidRDefault="00273294">
      <w:pPr>
        <w:pStyle w:val="FirstParagraph"/>
      </w:pPr>
      <w:r>
        <w:t>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p w14:paraId="52A503E4" w14:textId="77777777" w:rsidR="003462B7" w:rsidRDefault="00273294">
      <w:pPr>
        <w:pStyle w:val="Heading1"/>
      </w:pPr>
      <w:bookmarkStart w:id="130" w:name="financial-disclosure"/>
      <w:bookmarkEnd w:id="129"/>
      <w:r>
        <w:t>FINANCIAL DISCLOSURE</w:t>
      </w:r>
    </w:p>
    <w:p w14:paraId="1F932B8E" w14:textId="77777777" w:rsidR="003462B7" w:rsidRDefault="00273294">
      <w:pPr>
        <w:pStyle w:val="FirstParagraph"/>
      </w:pPr>
      <w:r>
        <w:t>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Azilsartan and chlorthalidone (combined with azilsartan) were provided by Takeda Pharmaceuticals International Inc. </w:t>
      </w:r>
    </w:p>
    <w:p w14:paraId="6BFAA560" w14:textId="77777777" w:rsidR="003462B7" w:rsidRDefault="00273294">
      <w:pPr>
        <w:pStyle w:val="BodyText"/>
      </w:pPr>
      <w:r>
        <w:t>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14:paraId="09A735F6" w14:textId="77777777" w:rsidR="003462B7" w:rsidRDefault="003462B7">
      <w:pPr>
        <w:sectPr w:rsidR="003462B7">
          <w:footerReference w:type="default" r:id="rId32"/>
          <w:type w:val="continuous"/>
          <w:pgSz w:w="11906" w:h="16838"/>
          <w:pgMar w:top="1440" w:right="1440" w:bottom="1440" w:left="1440" w:header="720" w:footer="720" w:gutter="0"/>
          <w:cols w:space="720"/>
        </w:sectPr>
      </w:pPr>
    </w:p>
    <w:p w14:paraId="6ECDC900"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Figure 1</w:t>
      </w:r>
      <w:r>
        <w:t xml:space="preserve">: Incidence of All-Cause Mortality by Treatment Group. </w:t>
      </w:r>
    </w:p>
    <w:p w14:paraId="67A4EC66" w14:textId="77777777" w:rsidR="003462B7" w:rsidRDefault="00273294">
      <w:pPr>
        <w:pStyle w:val="Figure"/>
        <w:jc w:val="center"/>
      </w:pPr>
      <w:r>
        <w:rPr>
          <w:noProof/>
        </w:rPr>
        <w:drawing>
          <wp:inline distT="0" distB="0" distL="0" distR="0" wp14:anchorId="32889918" wp14:editId="3D65F760">
            <wp:extent cx="10058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3"/>
                    <a:srcRect/>
                    <a:stretch>
                      <a:fillRect/>
                    </a:stretch>
                  </pic:blipFill>
                  <pic:spPr bwMode="auto">
                    <a:xfrm>
                      <a:off x="0" y="0"/>
                      <a:ext cx="139700" cy="76200"/>
                    </a:xfrm>
                    <a:prstGeom prst="rect">
                      <a:avLst/>
                    </a:prstGeom>
                    <a:noFill/>
                  </pic:spPr>
                </pic:pic>
              </a:graphicData>
            </a:graphic>
          </wp:inline>
        </w:drawing>
      </w:r>
    </w:p>
    <w:p w14:paraId="3D0DF85F" w14:textId="77777777" w:rsidR="003462B7" w:rsidRDefault="00273294">
      <w:pPr>
        <w:pStyle w:val="Compact"/>
        <w:numPr>
          <w:ilvl w:val="0"/>
          <w:numId w:val="13"/>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all-cause mortality by treatment group. (B) Time-dependent effect of randomization to intensive treatment for all-cause mortality.</w:t>
      </w:r>
    </w:p>
    <w:p w14:paraId="5BFE1CE4" w14:textId="77777777" w:rsidR="003462B7" w:rsidRDefault="00273294">
      <w:pPr>
        <w:pStyle w:val="FirstParagraph"/>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14:paraId="3EA74280" w14:textId="77777777" w:rsidR="003462B7" w:rsidRDefault="00273294">
      <w:r>
        <w:br w:type="page"/>
      </w:r>
    </w:p>
    <w:p w14:paraId="31AF0304" w14:textId="77777777" w:rsidR="003462B7" w:rsidRDefault="00273294">
      <w:pPr>
        <w:pStyle w:val="BodyText"/>
      </w:pPr>
      <w:commentRangeStart w:id="131"/>
      <w:r>
        <w:rPr>
          <w:b/>
          <w:bCs/>
        </w:rPr>
        <w:t>Figure 2</w:t>
      </w:r>
      <w:r>
        <w:t>: All-cause mortality hazard ratio for participants randomized to intensive versus standard treatment.</w:t>
      </w:r>
      <w:commentRangeEnd w:id="131"/>
      <w:r w:rsidR="004D243B">
        <w:rPr>
          <w:rStyle w:val="CommentReference"/>
        </w:rPr>
        <w:commentReference w:id="131"/>
      </w:r>
    </w:p>
    <w:p w14:paraId="2213741E" w14:textId="77777777" w:rsidR="003462B7" w:rsidRDefault="00273294">
      <w:pPr>
        <w:pStyle w:val="Figure"/>
        <w:jc w:val="center"/>
      </w:pPr>
      <w:r>
        <w:rPr>
          <w:noProof/>
        </w:rPr>
        <w:drawing>
          <wp:inline distT="0" distB="0" distL="0" distR="0" wp14:anchorId="0BCFE68F" wp14:editId="41CCB6C5">
            <wp:extent cx="10058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4"/>
                    <a:srcRect/>
                    <a:stretch>
                      <a:fillRect/>
                    </a:stretch>
                  </pic:blipFill>
                  <pic:spPr bwMode="auto">
                    <a:xfrm>
                      <a:off x="0" y="0"/>
                      <a:ext cx="139700" cy="76200"/>
                    </a:xfrm>
                    <a:prstGeom prst="rect">
                      <a:avLst/>
                    </a:prstGeom>
                    <a:noFill/>
                  </pic:spPr>
                </pic:pic>
              </a:graphicData>
            </a:graphic>
          </wp:inline>
        </w:drawing>
      </w:r>
    </w:p>
    <w:p w14:paraId="5F5A5732"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14:paraId="27D01120" w14:textId="77777777" w:rsidR="003462B7" w:rsidRDefault="00273294">
      <w:r>
        <w:br w:type="page"/>
      </w:r>
    </w:p>
    <w:p w14:paraId="742DCB0B"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Figure 3</w:t>
      </w:r>
      <w:r>
        <w:t xml:space="preserve">: Incidence of cardiovascular versus non-cardiovascular mortality by treatment group. </w:t>
      </w:r>
    </w:p>
    <w:p w14:paraId="1BD35DB5" w14:textId="77777777" w:rsidR="003462B7" w:rsidRDefault="00273294">
      <w:pPr>
        <w:pStyle w:val="Figure"/>
        <w:jc w:val="center"/>
      </w:pPr>
      <w:r>
        <w:rPr>
          <w:noProof/>
        </w:rPr>
        <w:drawing>
          <wp:inline distT="0" distB="0" distL="0" distR="0" wp14:anchorId="658C6D98" wp14:editId="57554BBD">
            <wp:extent cx="100584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5"/>
                    <a:srcRect/>
                    <a:stretch>
                      <a:fillRect/>
                    </a:stretch>
                  </pic:blipFill>
                  <pic:spPr bwMode="auto">
                    <a:xfrm>
                      <a:off x="0" y="0"/>
                      <a:ext cx="139700" cy="76200"/>
                    </a:xfrm>
                    <a:prstGeom prst="rect">
                      <a:avLst/>
                    </a:prstGeom>
                    <a:noFill/>
                  </pic:spPr>
                </pic:pic>
              </a:graphicData>
            </a:graphic>
          </wp:inline>
        </w:drawing>
      </w:r>
    </w:p>
    <w:p w14:paraId="16BEB436" w14:textId="77777777" w:rsidR="003462B7" w:rsidRDefault="00273294">
      <w:pPr>
        <w:pStyle w:val="Compact"/>
        <w:numPr>
          <w:ilvl w:val="0"/>
          <w:numId w:val="14"/>
        </w:numPr>
        <w:pBdr>
          <w:top w:val="none" w:sz="0" w:space="0" w:color="000000"/>
          <w:left w:val="none" w:sz="0" w:space="0" w:color="000000"/>
          <w:bottom w:val="none" w:sz="0" w:space="0" w:color="000000"/>
          <w:right w:val="none" w:sz="0" w:space="0" w:color="000000"/>
        </w:pBdr>
        <w:spacing w:before="0" w:after="0" w:line="240" w:lineRule="auto"/>
        <w:ind w:left="0" w:firstLine="0"/>
      </w:pPr>
      <w:r>
        <w:t>Cumulative incidence of cardiovascular and non-cardiovascular mortality by treatment group. (B) Time-dependent effect of randomization to intensive treatment for cardiovascular mortality.</w:t>
      </w:r>
    </w:p>
    <w:p w14:paraId="2D142BB9" w14:textId="77777777" w:rsidR="003462B7" w:rsidRDefault="00273294">
      <w:pPr>
        <w:pStyle w:val="FirstParagraph"/>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14:paraId="79DE2335" w14:textId="77777777" w:rsidR="003462B7" w:rsidRDefault="00273294">
      <w:r>
        <w:br w:type="page"/>
      </w:r>
    </w:p>
    <w:p w14:paraId="59F9A1A3" w14:textId="77777777" w:rsidR="003462B7" w:rsidRDefault="00273294">
      <w:pPr>
        <w:pStyle w:val="BodyText"/>
      </w:pPr>
      <w:r>
        <w:rPr>
          <w:b/>
          <w:bCs/>
        </w:rPr>
        <w:t>Figure 4</w:t>
      </w:r>
      <w:r>
        <w:t>: Cardiovascular mortality hazard ratio for participants randomized to intensive versus standard treatment.</w:t>
      </w:r>
    </w:p>
    <w:p w14:paraId="58BACDF1" w14:textId="77777777" w:rsidR="003462B7" w:rsidRDefault="00273294">
      <w:pPr>
        <w:pStyle w:val="Figure"/>
        <w:jc w:val="center"/>
      </w:pPr>
      <w:r>
        <w:rPr>
          <w:noProof/>
        </w:rPr>
        <w:drawing>
          <wp:inline distT="0" distB="0" distL="0" distR="0" wp14:anchorId="7E478499" wp14:editId="18B6D3DA">
            <wp:extent cx="10058400"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6"/>
                    <a:srcRect/>
                    <a:stretch>
                      <a:fillRect/>
                    </a:stretch>
                  </pic:blipFill>
                  <pic:spPr bwMode="auto">
                    <a:xfrm>
                      <a:off x="0" y="0"/>
                      <a:ext cx="139700" cy="76200"/>
                    </a:xfrm>
                    <a:prstGeom prst="rect">
                      <a:avLst/>
                    </a:prstGeom>
                    <a:noFill/>
                  </pic:spPr>
                </pic:pic>
              </a:graphicData>
            </a:graphic>
          </wp:inline>
        </w:drawing>
      </w:r>
    </w:p>
    <w:p w14:paraId="117B8DB1"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t>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14:paraId="4BF76B6F" w14:textId="77777777" w:rsidR="003462B7" w:rsidRDefault="00273294">
      <w:r>
        <w:br w:type="page"/>
      </w:r>
    </w:p>
    <w:p w14:paraId="6DE15AA3"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b/>
          <w:bCs/>
        </w:rPr>
        <w:t>Figure 5</w:t>
      </w:r>
      <w:r>
        <w:t xml:space="preserve">: Mean systolic blood pressure over time by treatment group. </w:t>
      </w:r>
    </w:p>
    <w:p w14:paraId="795F0CD5" w14:textId="77777777" w:rsidR="003462B7" w:rsidRDefault="00273294">
      <w:pPr>
        <w:pStyle w:val="Figure"/>
        <w:jc w:val="center"/>
      </w:pPr>
      <w:r>
        <w:rPr>
          <w:noProof/>
        </w:rPr>
        <w:drawing>
          <wp:inline distT="0" distB="0" distL="0" distR="0" wp14:anchorId="38EA05D2" wp14:editId="04EE28E7">
            <wp:extent cx="1005840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7"/>
                    <a:srcRect/>
                    <a:stretch>
                      <a:fillRect/>
                    </a:stretch>
                  </pic:blipFill>
                  <pic:spPr bwMode="auto">
                    <a:xfrm>
                      <a:off x="0" y="0"/>
                      <a:ext cx="139700" cy="76200"/>
                    </a:xfrm>
                    <a:prstGeom prst="rect">
                      <a:avLst/>
                    </a:prstGeom>
                    <a:noFill/>
                  </pic:spPr>
                </pic:pic>
              </a:graphicData>
            </a:graphic>
          </wp:inline>
        </w:drawing>
      </w:r>
    </w:p>
    <w:p w14:paraId="4E7C3DB1"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t>EHR denotes electronic health record.  Shaded areas indicate a 95% confidence interval for the mean. The trial phase and observational phase do not overlap for individual participants, but due to participants being randomized on different days, there is an overlap in the trial and observational phase for the population when time is measured relative to the date of randomization.</w:t>
      </w:r>
    </w:p>
    <w:p w14:paraId="0F5781F3" w14:textId="77777777" w:rsidR="003462B7" w:rsidRDefault="003462B7">
      <w:pPr>
        <w:sectPr w:rsidR="003462B7">
          <w:headerReference w:type="even" r:id="rId38"/>
          <w:headerReference w:type="default" r:id="rId39"/>
          <w:footerReference w:type="even" r:id="rId40"/>
          <w:footerReference w:type="default" r:id="rId41"/>
          <w:headerReference w:type="first" r:id="rId42"/>
          <w:footerReference w:type="first" r:id="rId43"/>
          <w:type w:val="continuous"/>
          <w:pgSz w:w="16838" w:h="11906" w:orient="landscape"/>
          <w:pgMar w:top="180" w:right="360" w:bottom="180" w:left="360" w:header="720" w:footer="720" w:gutter="720"/>
          <w:cols w:space="720"/>
        </w:sectPr>
      </w:pPr>
    </w:p>
    <w:p w14:paraId="2B21082B" w14:textId="77777777" w:rsidR="003462B7" w:rsidRDefault="00273294">
      <w:pPr>
        <w:pStyle w:val="BodyText"/>
      </w:pPr>
      <w:r>
        <w:rPr>
          <w:b/>
          <w:bCs/>
        </w:rPr>
        <w:t>Online supplement only</w:t>
      </w:r>
    </w:p>
    <w:p w14:paraId="2D4318A3" w14:textId="1A62F02A" w:rsidR="003462B7" w:rsidRDefault="00273294">
      <w:pPr>
        <w:pStyle w:val="BodyText"/>
      </w:pPr>
      <w:r>
        <w:t>Byron C. Jaeger, PhD,</w:t>
      </w:r>
      <w:r>
        <w:rPr>
          <w:vertAlign w:val="superscript"/>
        </w:rPr>
        <w:t>1</w:t>
      </w:r>
      <w:r>
        <w:t xml:space="preserve"> Adam P. </w:t>
      </w:r>
      <w:proofErr w:type="spellStart"/>
      <w:r>
        <w:t>Bress</w:t>
      </w:r>
      <w:proofErr w:type="spellEnd"/>
      <w:r>
        <w:t>, PharmD, MS,</w:t>
      </w:r>
      <w:r>
        <w:rPr>
          <w:vertAlign w:val="superscript"/>
        </w:rPr>
        <w:t>2,3</w:t>
      </w:r>
      <w:r>
        <w:t xml:space="preserve"> Joshua D. Bundy, PhD,</w:t>
      </w:r>
      <w:r>
        <w:rPr>
          <w:vertAlign w:val="superscript"/>
        </w:rPr>
        <w:t>4</w:t>
      </w:r>
      <w:r>
        <w:t xml:space="preserve"> Alfred K. Cheung, MD,</w:t>
      </w:r>
      <w:r>
        <w:rPr>
          <w:vertAlign w:val="superscript"/>
        </w:rPr>
        <w:t>5,6</w:t>
      </w:r>
      <w:r>
        <w:t xml:space="preserve"> William C. Cushman, MD,</w:t>
      </w:r>
      <w:r>
        <w:rPr>
          <w:vertAlign w:val="superscript"/>
        </w:rPr>
        <w:t>7</w:t>
      </w:r>
      <w:r>
        <w:t xml:space="preserve"> Paul E. Drawz, MD,</w:t>
      </w:r>
      <w:r>
        <w:rPr>
          <w:vertAlign w:val="superscript"/>
        </w:rPr>
        <w:t>8</w:t>
      </w:r>
      <w:r>
        <w:t xml:space="preserve"> Lawrence J. Fine, MD,</w:t>
      </w:r>
      <w:r>
        <w:rPr>
          <w:vertAlign w:val="superscript"/>
        </w:rPr>
        <w:t>9</w:t>
      </w:r>
      <w:r>
        <w:t xml:space="preserve"> Karen C. Johnson, MD,</w:t>
      </w:r>
      <w:r>
        <w:rPr>
          <w:vertAlign w:val="superscript"/>
        </w:rPr>
        <w:t>7</w:t>
      </w:r>
      <w:r>
        <w:t xml:space="preserve"> Cora E. Lewis, MD, MSPH</w:t>
      </w:r>
      <w:r w:rsidR="00D02507">
        <w:t>,</w:t>
      </w:r>
      <w:r>
        <w:rPr>
          <w:vertAlign w:val="superscript"/>
        </w:rPr>
        <w:t>10</w:t>
      </w:r>
      <w:r>
        <w:t xml:space="preserve"> Suzanne Oparil, MD,</w:t>
      </w:r>
      <w:r>
        <w:rPr>
          <w:vertAlign w:val="superscript"/>
        </w:rPr>
        <w:t>11</w:t>
      </w:r>
      <w:r>
        <w:t xml:space="preserve"> Michael V. Rocco, MD,</w:t>
      </w:r>
      <w:r>
        <w:rPr>
          <w:vertAlign w:val="superscript"/>
        </w:rPr>
        <w:t>12</w:t>
      </w:r>
      <w:r>
        <w:t xml:space="preserve"> Stephen R. Rapp, PhD, </w:t>
      </w:r>
      <w:r>
        <w:rPr>
          <w:vertAlign w:val="superscript"/>
        </w:rPr>
        <w:t>13</w:t>
      </w:r>
      <w:r>
        <w:t xml:space="preserve"> Joni K. Snyder, RN,BSN,</w:t>
      </w:r>
      <w:r>
        <w:rPr>
          <w:vertAlign w:val="superscript"/>
        </w:rPr>
        <w:t>9</w:t>
      </w:r>
      <w:r>
        <w:t xml:space="preserve"> Mark A. Supiano, MD,</w:t>
      </w:r>
      <w:r>
        <w:rPr>
          <w:vertAlign w:val="superscript"/>
        </w:rPr>
        <w:t>14</w:t>
      </w:r>
      <w:r>
        <w:t xml:space="preserve"> Paul K. Whelton, MD,</w:t>
      </w:r>
      <w:r>
        <w:rPr>
          <w:vertAlign w:val="superscript"/>
        </w:rPr>
        <w:t>4</w:t>
      </w:r>
      <w:r>
        <w:t xml:space="preserve"> Jeff D. Williamson, MD, MHS,</w:t>
      </w:r>
      <w:r>
        <w:rPr>
          <w:vertAlign w:val="superscript"/>
        </w:rPr>
        <w:t>15</w:t>
      </w:r>
      <w:r>
        <w:t xml:space="preserve"> Jackson T. Wright, Jr, MD, PhD,</w:t>
      </w:r>
      <w:r>
        <w:rPr>
          <w:vertAlign w:val="superscript"/>
        </w:rPr>
        <w:t>16</w:t>
      </w:r>
      <w:r>
        <w:t xml:space="preserve"> David M. Reboussin, PhD,</w:t>
      </w:r>
      <w:r>
        <w:rPr>
          <w:vertAlign w:val="superscript"/>
        </w:rPr>
        <w:t>1</w:t>
      </w:r>
      <w:r>
        <w:t xml:space="preserve"> and Nicholas M. Pajewski, PhD</w:t>
      </w:r>
      <w:r>
        <w:rPr>
          <w:vertAlign w:val="superscript"/>
        </w:rPr>
        <w:t>1</w:t>
      </w:r>
    </w:p>
    <w:p w14:paraId="0214F5D7" w14:textId="2456B9E5"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rPr>
          <w:vertAlign w:val="superscript"/>
        </w:rPr>
        <w:t>1</w:t>
      </w:r>
      <w:r>
        <w:t xml:space="preserve">Department of Biostatistics and Data Science, Wake Forest School of Medicine, Winston-Salem, NC. </w:t>
      </w:r>
      <w:r>
        <w:rPr>
          <w:vertAlign w:val="superscript"/>
        </w:rPr>
        <w:t>2</w:t>
      </w:r>
      <w:r>
        <w:t xml:space="preserve">Informatics, Decision-Enhancement, and Analytic Sciences (IDEAS) Center, Veterans Affairs, Salt Lake City Health Care System, Salt Lake City, UT. </w:t>
      </w:r>
      <w:r>
        <w:rPr>
          <w:vertAlign w:val="superscript"/>
        </w:rPr>
        <w:t>3</w:t>
      </w:r>
      <w:r>
        <w:t xml:space="preserve">Department of Population Health Sciences, University of Utah School of Medicine, Salt Lake City, UT. </w:t>
      </w:r>
      <w:r>
        <w:rPr>
          <w:vertAlign w:val="superscript"/>
        </w:rPr>
        <w:t>4</w:t>
      </w:r>
      <w:r>
        <w:t xml:space="preserve">Department of Epidemiology, Tulane University School of Public Health and Tropical Medicine, New Orleans, LA. </w:t>
      </w:r>
      <w:r>
        <w:rPr>
          <w:vertAlign w:val="superscript"/>
        </w:rPr>
        <w:t>5</w:t>
      </w:r>
      <w:r>
        <w:t xml:space="preserve">Renal Section, Veterans Affairs Salt Lake City Healthcare System, UT. </w:t>
      </w:r>
      <w:r>
        <w:rPr>
          <w:vertAlign w:val="superscript"/>
        </w:rPr>
        <w:t>6</w:t>
      </w:r>
      <w:r>
        <w:t xml:space="preserve">Division of Nephrology and Hypertension, Department of Internal Medicine, University of Utah School of Medicine, Salt Lake </w:t>
      </w:r>
      <w:proofErr w:type="spellStart"/>
      <w:r>
        <w:t>Cite</w:t>
      </w:r>
      <w:proofErr w:type="spellEnd"/>
      <w:r>
        <w:t xml:space="preserve">, UT. </w:t>
      </w:r>
      <w:r>
        <w:rPr>
          <w:vertAlign w:val="superscript"/>
        </w:rPr>
        <w:t>7</w:t>
      </w:r>
      <w:r>
        <w:t xml:space="preserve">Department of Preventive Medicine, University of Tennessee Health Science Center, Memphis. </w:t>
      </w:r>
      <w:r>
        <w:rPr>
          <w:vertAlign w:val="superscript"/>
        </w:rPr>
        <w:t>8</w:t>
      </w:r>
      <w:r>
        <w:t xml:space="preserve">Division of Renal Diseases &amp; Hypertension, University of Minnesota, MN. </w:t>
      </w:r>
      <w:r>
        <w:rPr>
          <w:vertAlign w:val="superscript"/>
        </w:rPr>
        <w:t>9</w:t>
      </w:r>
      <w:r>
        <w:t xml:space="preserve">Clinical Applications and Prevention Branch, National Heart, Lung, and Blood Institute, National Institutes of Health, Bethesda, MD. </w:t>
      </w:r>
      <w:r>
        <w:rPr>
          <w:vertAlign w:val="superscript"/>
        </w:rPr>
        <w:t>10</w:t>
      </w:r>
      <w:r>
        <w:t xml:space="preserve">Department of Epidemiology, University of Alabama at Birmingham. </w:t>
      </w:r>
      <w:r>
        <w:rPr>
          <w:vertAlign w:val="superscript"/>
        </w:rPr>
        <w:t>11</w:t>
      </w:r>
      <w:r>
        <w:t xml:space="preserve">Division of Cardiovascular Disease, Department of Medicine, University of Alabama at Birmingham. </w:t>
      </w:r>
      <w:r>
        <w:rPr>
          <w:vertAlign w:val="superscript"/>
        </w:rPr>
        <w:t>12</w:t>
      </w:r>
      <w:r>
        <w:t xml:space="preserve">Section on Nephrology, Department of Internal Medicine, Wake Forest School of Medicine, Winston-Salem, NC. </w:t>
      </w:r>
      <w:r>
        <w:rPr>
          <w:vertAlign w:val="superscript"/>
        </w:rPr>
        <w:t>13</w:t>
      </w:r>
      <w:r>
        <w:t xml:space="preserve">Departments of Psychiatry and Behavioral Medicine &amp; Social Sciences and Health Policy, Wake Forest School of Medicine, Winston-Salem, NC. </w:t>
      </w:r>
      <w:r>
        <w:rPr>
          <w:vertAlign w:val="superscript"/>
        </w:rPr>
        <w:t>14</w:t>
      </w:r>
      <w:r>
        <w:t xml:space="preserve">Division of Geriatrics, University of Utah School of Medicine, Salt Lake City. </w:t>
      </w:r>
      <w:r>
        <w:rPr>
          <w:vertAlign w:val="superscript"/>
        </w:rPr>
        <w:t>15</w:t>
      </w:r>
      <w:r>
        <w:t xml:space="preserve">Section on Gerontology and Geriatric Medicine, Department of Internal Medicine, Wake Forest School of Medicine, Winston-Salem, NC. </w:t>
      </w:r>
      <w:r>
        <w:rPr>
          <w:vertAlign w:val="superscript"/>
        </w:rPr>
        <w:t>16</w:t>
      </w:r>
      <w:r>
        <w:t xml:space="preserve">Division of Nephrology and Hypertension, University Hospitals Cleveland Medical Center, Case Western Reserve University, OH </w:t>
      </w:r>
      <w:r>
        <w:br/>
      </w:r>
    </w:p>
    <w:p w14:paraId="7927FDA9" w14:textId="77777777" w:rsidR="003462B7" w:rsidRDefault="003462B7">
      <w:pPr>
        <w:sectPr w:rsidR="003462B7">
          <w:headerReference w:type="even" r:id="rId44"/>
          <w:headerReference w:type="default" r:id="rId45"/>
          <w:footerReference w:type="even" r:id="rId46"/>
          <w:footerReference w:type="default" r:id="rId47"/>
          <w:headerReference w:type="first" r:id="rId48"/>
          <w:footerReference w:type="first" r:id="rId49"/>
          <w:type w:val="continuous"/>
          <w:pgSz w:w="11906" w:h="16838"/>
          <w:pgMar w:top="1440" w:right="1440" w:bottom="1440" w:left="1440" w:header="720" w:footer="720" w:gutter="0"/>
          <w:cols w:space="720"/>
        </w:sectPr>
      </w:pPr>
    </w:p>
    <w:p w14:paraId="0E3B4452"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proofErr w:type="spellStart"/>
      <w:r>
        <w:rPr>
          <w:b/>
          <w:bCs/>
        </w:rPr>
        <w:t>eTable</w:t>
      </w:r>
      <w:proofErr w:type="spellEnd"/>
      <w:r>
        <w:rPr>
          <w:b/>
          <w:bCs/>
        </w:rPr>
        <w:t xml:space="preserve"> 1</w:t>
      </w:r>
      <w:r>
        <w:t>: Characteristics of study participants.</w:t>
      </w:r>
    </w:p>
    <w:tbl>
      <w:tblPr>
        <w:tblW w:w="0" w:type="auto"/>
        <w:jc w:val="center"/>
        <w:tblLayout w:type="fixed"/>
        <w:tblLook w:val="0420" w:firstRow="1" w:lastRow="0" w:firstColumn="0" w:lastColumn="0" w:noHBand="0" w:noVBand="1"/>
      </w:tblPr>
      <w:tblGrid>
        <w:gridCol w:w="2520"/>
        <w:gridCol w:w="1440"/>
        <w:gridCol w:w="1440"/>
        <w:gridCol w:w="1440"/>
        <w:gridCol w:w="1440"/>
        <w:gridCol w:w="1440"/>
        <w:gridCol w:w="1454"/>
      </w:tblGrid>
      <w:tr w:rsidR="003462B7" w14:paraId="38B72949" w14:textId="77777777">
        <w:trPr>
          <w:cantSplit/>
          <w:tblHeader/>
          <w:jc w:val="center"/>
        </w:trPr>
        <w:tc>
          <w:tcPr>
            <w:tcW w:w="252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8B504" w14:textId="77777777" w:rsidR="003462B7" w:rsidRDefault="00273294">
            <w:pPr>
              <w:spacing w:before="100" w:after="100"/>
              <w:ind w:left="100" w:right="100"/>
            </w:pPr>
            <w:r>
              <w:rPr>
                <w:rFonts w:eastAsia="Times New Roman" w:cs="Times New Roman"/>
                <w:b/>
                <w:color w:val="000000"/>
              </w:rPr>
              <w:t>Characteristic</w:t>
            </w:r>
          </w:p>
        </w:tc>
        <w:tc>
          <w:tcPr>
            <w:tcW w:w="144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508E8" w14:textId="77777777" w:rsidR="003462B7" w:rsidRDefault="00273294">
            <w:pPr>
              <w:spacing w:before="100" w:after="100"/>
              <w:ind w:left="100" w:right="100"/>
              <w:jc w:val="center"/>
            </w:pPr>
            <w:r>
              <w:rPr>
                <w:rFonts w:eastAsia="Times New Roman" w:cs="Times New Roman"/>
                <w:b/>
                <w:color w:val="000000"/>
              </w:rPr>
              <w:t>Overall</w:t>
            </w:r>
            <w:r>
              <w:rPr>
                <w:rFonts w:eastAsia="Times New Roman" w:cs="Times New Roman"/>
                <w:b/>
                <w:color w:val="000000"/>
              </w:rPr>
              <w:br/>
              <w:t>N = 9,361</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339DCD" w14:textId="77777777" w:rsidR="003462B7" w:rsidRDefault="00273294">
            <w:pPr>
              <w:spacing w:before="100" w:after="100"/>
              <w:ind w:left="100" w:right="100"/>
              <w:jc w:val="center"/>
            </w:pPr>
            <w:r>
              <w:rPr>
                <w:rFonts w:eastAsia="Times New Roman" w:cs="Times New Roman"/>
                <w:b/>
                <w:color w:val="000000"/>
              </w:rPr>
              <w:t>Treatment</w:t>
            </w:r>
          </w:p>
        </w:tc>
        <w:tc>
          <w:tcPr>
            <w:tcW w:w="2880"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97C10" w14:textId="77777777" w:rsidR="003462B7" w:rsidRDefault="00273294">
            <w:pPr>
              <w:spacing w:before="100" w:after="100"/>
              <w:ind w:left="100" w:right="100"/>
              <w:jc w:val="center"/>
            </w:pPr>
            <w:r>
              <w:rPr>
                <w:rFonts w:eastAsia="Times New Roman" w:cs="Times New Roman"/>
                <w:b/>
                <w:color w:val="000000"/>
              </w:rPr>
              <w:t>Included in EHR ancillary study</w:t>
            </w:r>
          </w:p>
        </w:tc>
        <w:tc>
          <w:tcPr>
            <w:tcW w:w="1454"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5973AB" w14:textId="77777777" w:rsidR="003462B7" w:rsidRDefault="00273294">
            <w:pPr>
              <w:spacing w:before="100" w:after="100"/>
              <w:ind w:left="100" w:right="100"/>
              <w:jc w:val="center"/>
            </w:pPr>
            <w:r>
              <w:rPr>
                <w:rFonts w:eastAsia="Times New Roman" w:cs="Times New Roman"/>
                <w:b/>
                <w:color w:val="000000"/>
              </w:rPr>
              <w:t>p-</w:t>
            </w:r>
            <w:proofErr w:type="spellStart"/>
            <w:r>
              <w:rPr>
                <w:rFonts w:eastAsia="Times New Roman" w:cs="Times New Roman"/>
                <w:b/>
                <w:color w:val="000000"/>
              </w:rPr>
              <w:t>value</w:t>
            </w:r>
            <w:r>
              <w:rPr>
                <w:rFonts w:eastAsia="Times New Roman" w:cs="Times New Roman"/>
                <w:b/>
                <w:color w:val="000000"/>
                <w:vertAlign w:val="superscript"/>
              </w:rPr>
              <w:t>a</w:t>
            </w:r>
            <w:proofErr w:type="spellEnd"/>
            <w:r>
              <w:rPr>
                <w:rFonts w:eastAsia="Times New Roman" w:cs="Times New Roman"/>
                <w:b/>
                <w:color w:val="000000"/>
                <w:vertAlign w:val="superscript"/>
              </w:rPr>
              <w:t xml:space="preserve"> b </w:t>
            </w:r>
          </w:p>
        </w:tc>
      </w:tr>
      <w:tr w:rsidR="003462B7" w14:paraId="04F48706" w14:textId="77777777">
        <w:trPr>
          <w:cantSplit/>
          <w:tblHeader/>
          <w:jc w:val="center"/>
        </w:trPr>
        <w:tc>
          <w:tcPr>
            <w:tcW w:w="252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797E7" w14:textId="77777777" w:rsidR="003462B7" w:rsidRDefault="003462B7">
            <w:pPr>
              <w:spacing w:before="40" w:after="40"/>
              <w:ind w:left="100" w:right="100"/>
            </w:pPr>
          </w:p>
        </w:tc>
        <w:tc>
          <w:tcPr>
            <w:tcW w:w="144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4B7692" w14:textId="77777777" w:rsidR="003462B7" w:rsidRDefault="003462B7">
            <w:pPr>
              <w:spacing w:before="40" w:after="4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0B055" w14:textId="77777777" w:rsidR="003462B7" w:rsidRDefault="00273294">
            <w:pPr>
              <w:spacing w:before="40" w:after="40"/>
              <w:ind w:left="100" w:right="100"/>
              <w:jc w:val="center"/>
            </w:pPr>
            <w:r>
              <w:rPr>
                <w:rFonts w:eastAsia="Times New Roman" w:cs="Times New Roman"/>
                <w:b/>
                <w:color w:val="000000"/>
              </w:rPr>
              <w:t>Standard</w:t>
            </w:r>
            <w:r>
              <w:rPr>
                <w:rFonts w:eastAsia="Times New Roman" w:cs="Times New Roman"/>
                <w:b/>
                <w:color w:val="000000"/>
              </w:rPr>
              <w:br/>
              <w:t>N = 4,683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978EF" w14:textId="77777777" w:rsidR="003462B7" w:rsidRDefault="00273294">
            <w:pPr>
              <w:spacing w:before="40" w:after="40"/>
              <w:ind w:left="100" w:right="100"/>
              <w:jc w:val="center"/>
            </w:pPr>
            <w:r>
              <w:rPr>
                <w:rFonts w:eastAsia="Times New Roman" w:cs="Times New Roman"/>
                <w:b/>
                <w:color w:val="000000"/>
              </w:rPr>
              <w:t>Intensive</w:t>
            </w:r>
            <w:r>
              <w:rPr>
                <w:rFonts w:eastAsia="Times New Roman" w:cs="Times New Roman"/>
                <w:b/>
                <w:color w:val="000000"/>
              </w:rPr>
              <w:br/>
              <w:t>N = 4,678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B12A50" w14:textId="77777777" w:rsidR="003462B7" w:rsidRDefault="00273294">
            <w:pPr>
              <w:spacing w:before="40" w:after="40"/>
              <w:ind w:left="100" w:right="100"/>
              <w:jc w:val="center"/>
            </w:pPr>
            <w:r>
              <w:rPr>
                <w:rFonts w:eastAsia="Times New Roman" w:cs="Times New Roman"/>
                <w:b/>
                <w:color w:val="000000"/>
              </w:rPr>
              <w:t>No</w:t>
            </w:r>
            <w:r>
              <w:rPr>
                <w:rFonts w:eastAsia="Times New Roman" w:cs="Times New Roman"/>
                <w:b/>
                <w:color w:val="000000"/>
              </w:rPr>
              <w:br/>
              <w:t>N = 6,417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0F75" w14:textId="77777777" w:rsidR="003462B7" w:rsidRDefault="00273294">
            <w:pPr>
              <w:spacing w:before="40" w:after="40"/>
              <w:ind w:left="100" w:right="100"/>
              <w:jc w:val="center"/>
            </w:pPr>
            <w:r>
              <w:rPr>
                <w:rFonts w:eastAsia="Times New Roman" w:cs="Times New Roman"/>
                <w:b/>
                <w:color w:val="000000"/>
              </w:rPr>
              <w:t>Yes</w:t>
            </w:r>
            <w:r>
              <w:rPr>
                <w:rFonts w:eastAsia="Times New Roman" w:cs="Times New Roman"/>
                <w:b/>
                <w:color w:val="000000"/>
              </w:rPr>
              <w:br/>
              <w:t>N = 2,944</w:t>
            </w:r>
          </w:p>
        </w:tc>
        <w:tc>
          <w:tcPr>
            <w:tcW w:w="1454"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AF7E2" w14:textId="77777777" w:rsidR="003462B7" w:rsidRDefault="003462B7">
            <w:pPr>
              <w:spacing w:before="40" w:after="40"/>
              <w:ind w:left="100" w:right="100"/>
              <w:jc w:val="center"/>
            </w:pPr>
          </w:p>
        </w:tc>
      </w:tr>
      <w:tr w:rsidR="003462B7" w14:paraId="72CBF7CE" w14:textId="77777777">
        <w:trPr>
          <w:cantSplit/>
          <w:jc w:val="center"/>
        </w:trPr>
        <w:tc>
          <w:tcPr>
            <w:tcW w:w="252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3ECB690" w14:textId="77777777" w:rsidR="003462B7" w:rsidRDefault="00273294">
            <w:pPr>
              <w:spacing w:before="100" w:after="100"/>
              <w:ind w:left="100" w:right="100"/>
            </w:pPr>
            <w:r>
              <w:rPr>
                <w:rFonts w:eastAsia="Times New Roman" w:cs="Times New Roman"/>
                <w:color w:val="000000"/>
              </w:rPr>
              <w:t>Age, years</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493CC" w14:textId="77777777" w:rsidR="003462B7" w:rsidRDefault="00273294">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6B8A6" w14:textId="77777777" w:rsidR="003462B7" w:rsidRDefault="00273294">
            <w:pPr>
              <w:spacing w:before="100" w:after="100"/>
              <w:ind w:left="100" w:right="100"/>
              <w:jc w:val="center"/>
            </w:pPr>
            <w:r>
              <w:rPr>
                <w:rFonts w:eastAsia="Times New Roman" w:cs="Times New Roman"/>
                <w:color w:val="000000"/>
              </w:rPr>
              <w:t>67.9 (9.5)</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69357" w14:textId="77777777" w:rsidR="003462B7" w:rsidRDefault="00273294">
            <w:pPr>
              <w:spacing w:before="100" w:after="100"/>
              <w:ind w:left="100" w:right="100"/>
              <w:jc w:val="center"/>
            </w:pPr>
            <w:r>
              <w:rPr>
                <w:rFonts w:eastAsia="Times New Roman" w:cs="Times New Roman"/>
                <w:color w:val="000000"/>
              </w:rPr>
              <w:t>67.9 (9.4)</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F650C" w14:textId="77777777" w:rsidR="003462B7" w:rsidRDefault="00273294">
            <w:pPr>
              <w:spacing w:before="100" w:after="100"/>
              <w:ind w:left="100" w:right="100"/>
              <w:jc w:val="center"/>
            </w:pPr>
            <w:r>
              <w:rPr>
                <w:rFonts w:eastAsia="Times New Roman" w:cs="Times New Roman"/>
                <w:color w:val="000000"/>
              </w:rPr>
              <w:t>67.7 (9.6)</w:t>
            </w:r>
          </w:p>
        </w:tc>
        <w:tc>
          <w:tcPr>
            <w:tcW w:w="144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043B2C" w14:textId="77777777" w:rsidR="003462B7" w:rsidRDefault="00273294">
            <w:pPr>
              <w:spacing w:before="100" w:after="100"/>
              <w:ind w:left="100" w:right="100"/>
              <w:jc w:val="center"/>
            </w:pPr>
            <w:r>
              <w:rPr>
                <w:rFonts w:eastAsia="Times New Roman" w:cs="Times New Roman"/>
                <w:color w:val="000000"/>
              </w:rPr>
              <w:t>68.5 (9.1)</w:t>
            </w:r>
          </w:p>
        </w:tc>
        <w:tc>
          <w:tcPr>
            <w:tcW w:w="145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5F0191" w14:textId="77777777" w:rsidR="003462B7" w:rsidRDefault="00273294">
            <w:pPr>
              <w:spacing w:before="100" w:after="100"/>
              <w:ind w:left="100" w:right="100"/>
              <w:jc w:val="center"/>
            </w:pPr>
            <w:r>
              <w:rPr>
                <w:rFonts w:eastAsia="Times New Roman" w:cs="Times New Roman"/>
                <w:color w:val="000000"/>
              </w:rPr>
              <w:t>&lt;0.001</w:t>
            </w:r>
          </w:p>
        </w:tc>
      </w:tr>
      <w:tr w:rsidR="003462B7" w14:paraId="28DF9E82"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15EE9BC4" w14:textId="77777777" w:rsidR="003462B7" w:rsidRDefault="00273294">
            <w:pPr>
              <w:spacing w:before="100" w:after="100"/>
              <w:ind w:left="100" w:right="100"/>
            </w:pPr>
            <w:r>
              <w:rPr>
                <w:rFonts w:eastAsia="Times New Roman" w:cs="Times New Roman"/>
                <w:color w:val="000000"/>
              </w:rPr>
              <w:t>Age ≥75 years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A607A"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B423F4"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41664" w14:textId="77777777" w:rsidR="003462B7" w:rsidRDefault="00273294">
            <w:pPr>
              <w:spacing w:before="100" w:after="100"/>
              <w:ind w:left="100" w:right="100"/>
              <w:jc w:val="center"/>
            </w:pPr>
            <w:r>
              <w:rPr>
                <w:rFonts w:eastAsia="Times New Roman" w:cs="Times New Roman"/>
                <w:color w:val="000000"/>
              </w:rPr>
              <w:t>28.2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6BD07F" w14:textId="77777777" w:rsidR="003462B7" w:rsidRDefault="00273294">
            <w:pPr>
              <w:spacing w:before="100" w:after="100"/>
              <w:ind w:left="100" w:right="100"/>
              <w:jc w:val="center"/>
            </w:pPr>
            <w:r>
              <w:rPr>
                <w:rFonts w:eastAsia="Times New Roman" w:cs="Times New Roman"/>
                <w:color w:val="000000"/>
              </w:rPr>
              <w:t>27.4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A6DA2" w14:textId="77777777" w:rsidR="003462B7" w:rsidRDefault="00273294">
            <w:pPr>
              <w:spacing w:before="100" w:after="100"/>
              <w:ind w:left="100" w:right="100"/>
              <w:jc w:val="center"/>
            </w:pPr>
            <w:r>
              <w:rPr>
                <w:rFonts w:eastAsia="Times New Roman" w:cs="Times New Roman"/>
                <w:color w:val="000000"/>
              </w:rPr>
              <w:t>29.9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BC9CFE" w14:textId="77777777" w:rsidR="003462B7" w:rsidRDefault="00273294">
            <w:pPr>
              <w:spacing w:before="100" w:after="100"/>
              <w:ind w:left="100" w:right="100"/>
              <w:jc w:val="center"/>
            </w:pPr>
            <w:r>
              <w:rPr>
                <w:rFonts w:eastAsia="Times New Roman" w:cs="Times New Roman"/>
                <w:color w:val="000000"/>
              </w:rPr>
              <w:t>0.012</w:t>
            </w:r>
          </w:p>
        </w:tc>
      </w:tr>
      <w:tr w:rsidR="003462B7" w14:paraId="250D0DE4"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5D099B9" w14:textId="77777777" w:rsidR="003462B7" w:rsidRDefault="00273294">
            <w:pPr>
              <w:spacing w:before="100" w:after="100"/>
              <w:ind w:left="100" w:right="100"/>
            </w:pPr>
            <w:r>
              <w:rPr>
                <w:rFonts w:eastAsia="Times New Roman" w:cs="Times New Roman"/>
                <w:color w:val="000000"/>
              </w:rPr>
              <w:t>Female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A62666" w14:textId="77777777" w:rsidR="003462B7" w:rsidRDefault="00273294">
            <w:pPr>
              <w:spacing w:before="100" w:after="100"/>
              <w:ind w:left="100" w:right="100"/>
              <w:jc w:val="center"/>
            </w:pPr>
            <w:r>
              <w:rPr>
                <w:rFonts w:eastAsia="Times New Roman" w:cs="Times New Roman"/>
                <w:color w:val="000000"/>
              </w:rPr>
              <w:t>35.6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1BE8E0" w14:textId="77777777" w:rsidR="003462B7" w:rsidRDefault="00273294">
            <w:pPr>
              <w:spacing w:before="100" w:after="100"/>
              <w:ind w:left="100" w:right="100"/>
              <w:jc w:val="center"/>
            </w:pPr>
            <w:r>
              <w:rPr>
                <w:rFonts w:eastAsia="Times New Roman" w:cs="Times New Roman"/>
                <w:color w:val="000000"/>
              </w:rPr>
              <w:t>35.2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1C0B3" w14:textId="77777777" w:rsidR="003462B7" w:rsidRDefault="00273294">
            <w:pPr>
              <w:spacing w:before="100" w:after="100"/>
              <w:ind w:left="100" w:right="100"/>
              <w:jc w:val="center"/>
            </w:pPr>
            <w:r>
              <w:rPr>
                <w:rFonts w:eastAsia="Times New Roman" w:cs="Times New Roman"/>
                <w:color w:val="000000"/>
              </w:rPr>
              <w:t>36.0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A7F5F" w14:textId="77777777" w:rsidR="003462B7" w:rsidRDefault="00273294">
            <w:pPr>
              <w:spacing w:before="100" w:after="100"/>
              <w:ind w:left="100" w:right="100"/>
              <w:jc w:val="center"/>
            </w:pPr>
            <w:r>
              <w:rPr>
                <w:rFonts w:eastAsia="Times New Roman" w:cs="Times New Roman"/>
                <w:color w:val="000000"/>
              </w:rPr>
              <w:t>43.4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C55260" w14:textId="77777777" w:rsidR="003462B7" w:rsidRDefault="00273294">
            <w:pPr>
              <w:spacing w:before="100" w:after="100"/>
              <w:ind w:left="100" w:right="100"/>
              <w:jc w:val="center"/>
            </w:pPr>
            <w:r>
              <w:rPr>
                <w:rFonts w:eastAsia="Times New Roman" w:cs="Times New Roman"/>
                <w:color w:val="000000"/>
              </w:rPr>
              <w:t>18.5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6183F" w14:textId="77777777" w:rsidR="003462B7" w:rsidRDefault="00273294">
            <w:pPr>
              <w:spacing w:before="100" w:after="100"/>
              <w:ind w:left="100" w:right="100"/>
              <w:jc w:val="center"/>
            </w:pPr>
            <w:r>
              <w:rPr>
                <w:rFonts w:eastAsia="Times New Roman" w:cs="Times New Roman"/>
                <w:color w:val="000000"/>
              </w:rPr>
              <w:t>&lt;0.001</w:t>
            </w:r>
          </w:p>
        </w:tc>
      </w:tr>
      <w:tr w:rsidR="003462B7" w14:paraId="5265C29B"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0DAB7FA" w14:textId="77777777" w:rsidR="003462B7" w:rsidRDefault="00273294">
            <w:pPr>
              <w:spacing w:before="100" w:after="100"/>
              <w:ind w:left="100" w:right="100"/>
            </w:pPr>
            <w:r>
              <w:rPr>
                <w:rFonts w:eastAsia="Times New Roman" w:cs="Times New Roman"/>
                <w:color w:val="000000"/>
              </w:rPr>
              <w:t>Black</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0A49F" w14:textId="77777777" w:rsidR="003462B7" w:rsidRDefault="00273294">
            <w:pPr>
              <w:spacing w:before="100" w:after="100"/>
              <w:ind w:left="100" w:right="100"/>
              <w:jc w:val="center"/>
            </w:pPr>
            <w:r>
              <w:rPr>
                <w:rFonts w:eastAsia="Times New Roman" w:cs="Times New Roman"/>
                <w:color w:val="000000"/>
              </w:rPr>
              <w:t>31.5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84773" w14:textId="77777777" w:rsidR="003462B7" w:rsidRDefault="00273294">
            <w:pPr>
              <w:spacing w:before="100" w:after="100"/>
              <w:ind w:left="100" w:right="100"/>
              <w:jc w:val="center"/>
            </w:pPr>
            <w:r>
              <w:rPr>
                <w:rFonts w:eastAsia="Times New Roman" w:cs="Times New Roman"/>
                <w:color w:val="000000"/>
              </w:rPr>
              <w:t>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9C3FF" w14:textId="77777777" w:rsidR="003462B7" w:rsidRDefault="00273294">
            <w:pPr>
              <w:spacing w:before="100" w:after="100"/>
              <w:ind w:left="100" w:right="100"/>
              <w:jc w:val="center"/>
            </w:pPr>
            <w:r>
              <w:rPr>
                <w:rFonts w:eastAsia="Times New Roman" w:cs="Times New Roman"/>
                <w:color w:val="000000"/>
              </w:rPr>
              <w:t>31.1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10D078" w14:textId="77777777" w:rsidR="003462B7" w:rsidRDefault="00273294">
            <w:pPr>
              <w:spacing w:before="100" w:after="100"/>
              <w:ind w:left="100" w:right="100"/>
              <w:jc w:val="center"/>
            </w:pPr>
            <w:r>
              <w:rPr>
                <w:rFonts w:eastAsia="Times New Roman" w:cs="Times New Roman"/>
                <w:color w:val="000000"/>
              </w:rPr>
              <w:t>32.0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A8CB3" w14:textId="77777777" w:rsidR="003462B7" w:rsidRDefault="00273294">
            <w:pPr>
              <w:spacing w:before="100" w:after="100"/>
              <w:ind w:left="100" w:right="100"/>
              <w:jc w:val="center"/>
            </w:pPr>
            <w:r>
              <w:rPr>
                <w:rFonts w:eastAsia="Times New Roman" w:cs="Times New Roman"/>
                <w:color w:val="000000"/>
              </w:rPr>
              <w:t>30.3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4614E" w14:textId="77777777" w:rsidR="003462B7" w:rsidRDefault="00273294">
            <w:pPr>
              <w:spacing w:before="100" w:after="100"/>
              <w:ind w:left="100" w:right="100"/>
              <w:jc w:val="center"/>
            </w:pPr>
            <w:r>
              <w:rPr>
                <w:rFonts w:eastAsia="Times New Roman" w:cs="Times New Roman"/>
                <w:color w:val="000000"/>
              </w:rPr>
              <w:t>0.086</w:t>
            </w:r>
          </w:p>
        </w:tc>
      </w:tr>
      <w:tr w:rsidR="003462B7" w14:paraId="787F284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4E782E9" w14:textId="77777777" w:rsidR="003462B7" w:rsidRDefault="00273294">
            <w:pPr>
              <w:spacing w:before="100" w:after="100"/>
              <w:ind w:left="100" w:right="100"/>
            </w:pPr>
            <w:r>
              <w:rPr>
                <w:rFonts w:eastAsia="Times New Roman" w:cs="Times New Roman"/>
                <w:color w:val="000000"/>
              </w:rPr>
              <w:t>Systolic blood pressure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95ECE0" w14:textId="77777777" w:rsidR="003462B7" w:rsidRDefault="00273294">
            <w:pPr>
              <w:spacing w:before="100" w:after="100"/>
              <w:ind w:left="100" w:right="100"/>
              <w:jc w:val="center"/>
            </w:pPr>
            <w:r>
              <w:rPr>
                <w:rFonts w:eastAsia="Times New Roman" w:cs="Times New Roman"/>
                <w:color w:val="000000"/>
              </w:rPr>
              <w:t>139.7 (15.6)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D2B1C" w14:textId="77777777" w:rsidR="003462B7" w:rsidRDefault="00273294">
            <w:pPr>
              <w:spacing w:before="100" w:after="100"/>
              <w:ind w:left="100" w:right="100"/>
              <w:jc w:val="center"/>
            </w:pPr>
            <w:r>
              <w:rPr>
                <w:rFonts w:eastAsia="Times New Roman" w:cs="Times New Roman"/>
                <w:color w:val="000000"/>
              </w:rPr>
              <w:t>139.7 (15.4)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5BB3ED" w14:textId="77777777" w:rsidR="003462B7" w:rsidRDefault="00273294">
            <w:pPr>
              <w:spacing w:before="100" w:after="100"/>
              <w:ind w:left="100" w:right="100"/>
              <w:jc w:val="center"/>
            </w:pPr>
            <w:r>
              <w:rPr>
                <w:rFonts w:eastAsia="Times New Roman" w:cs="Times New Roman"/>
                <w:color w:val="000000"/>
              </w:rPr>
              <w:t>139.7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27485" w14:textId="77777777" w:rsidR="003462B7" w:rsidRDefault="00273294">
            <w:pPr>
              <w:spacing w:before="100" w:after="100"/>
              <w:ind w:left="100" w:right="100"/>
              <w:jc w:val="center"/>
            </w:pPr>
            <w:r>
              <w:rPr>
                <w:rFonts w:eastAsia="Times New Roman" w:cs="Times New Roman"/>
                <w:color w:val="000000"/>
              </w:rPr>
              <w:t>140.5 (15.8)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D0208" w14:textId="77777777" w:rsidR="003462B7" w:rsidRDefault="00273294">
            <w:pPr>
              <w:spacing w:before="100" w:after="100"/>
              <w:ind w:left="100" w:right="100"/>
              <w:jc w:val="center"/>
            </w:pPr>
            <w:r>
              <w:rPr>
                <w:rFonts w:eastAsia="Times New Roman" w:cs="Times New Roman"/>
                <w:color w:val="000000"/>
              </w:rPr>
              <w:t>137.8 (14.9)</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3E684" w14:textId="77777777" w:rsidR="003462B7" w:rsidRDefault="00273294">
            <w:pPr>
              <w:spacing w:before="100" w:after="100"/>
              <w:ind w:left="100" w:right="100"/>
              <w:jc w:val="center"/>
            </w:pPr>
            <w:r>
              <w:rPr>
                <w:rFonts w:eastAsia="Times New Roman" w:cs="Times New Roman"/>
                <w:color w:val="000000"/>
              </w:rPr>
              <w:t>&lt;0.001</w:t>
            </w:r>
          </w:p>
        </w:tc>
      </w:tr>
      <w:tr w:rsidR="003462B7" w14:paraId="2ACDD79F"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139DD5A" w14:textId="77777777" w:rsidR="003462B7" w:rsidRDefault="00273294">
            <w:pPr>
              <w:spacing w:before="100" w:after="100"/>
              <w:ind w:left="100" w:right="100"/>
            </w:pPr>
            <w:r>
              <w:rPr>
                <w:rFonts w:eastAsia="Times New Roman" w:cs="Times New Roman"/>
                <w:color w:val="000000"/>
              </w:rPr>
              <w:t>Intensive treatment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ED9558" w14:textId="77777777" w:rsidR="003462B7" w:rsidRDefault="00273294">
            <w:pPr>
              <w:spacing w:before="100" w:after="100"/>
              <w:ind w:left="100" w:right="100"/>
              <w:jc w:val="center"/>
            </w:pPr>
            <w:r>
              <w:rPr>
                <w:rFonts w:eastAsia="Times New Roman" w:cs="Times New Roman"/>
                <w:color w:val="000000"/>
              </w:rPr>
              <w:t>50.0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72E08"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DB34F"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4C5B4" w14:textId="77777777" w:rsidR="003462B7" w:rsidRDefault="00273294">
            <w:pPr>
              <w:spacing w:before="100" w:after="100"/>
              <w:ind w:left="100" w:right="100"/>
              <w:jc w:val="center"/>
            </w:pPr>
            <w:r>
              <w:rPr>
                <w:rFonts w:eastAsia="Times New Roman" w:cs="Times New Roman"/>
                <w:color w:val="000000"/>
              </w:rPr>
              <w:t>49.8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1425C" w14:textId="77777777" w:rsidR="003462B7" w:rsidRDefault="00273294">
            <w:pPr>
              <w:spacing w:before="100" w:after="100"/>
              <w:ind w:left="100" w:right="100"/>
              <w:jc w:val="center"/>
            </w:pPr>
            <w:r>
              <w:rPr>
                <w:rFonts w:eastAsia="Times New Roman" w:cs="Times New Roman"/>
                <w:color w:val="000000"/>
              </w:rPr>
              <w:t>50.3</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BB790" w14:textId="77777777" w:rsidR="003462B7" w:rsidRDefault="00273294">
            <w:pPr>
              <w:spacing w:before="100" w:after="100"/>
              <w:ind w:left="100" w:right="100"/>
              <w:jc w:val="center"/>
            </w:pPr>
            <w:r>
              <w:rPr>
                <w:rFonts w:eastAsia="Times New Roman" w:cs="Times New Roman"/>
                <w:color w:val="000000"/>
              </w:rPr>
              <w:t>0.6</w:t>
            </w:r>
          </w:p>
        </w:tc>
      </w:tr>
      <w:tr w:rsidR="003462B7" w14:paraId="18E84143"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5D5AD1A" w14:textId="77777777" w:rsidR="003462B7" w:rsidRDefault="00273294">
            <w:pPr>
              <w:spacing w:before="100" w:after="100"/>
              <w:ind w:left="100" w:right="100"/>
            </w:pPr>
            <w:r>
              <w:rPr>
                <w:rFonts w:eastAsia="Times New Roman" w:cs="Times New Roman"/>
                <w:color w:val="000000"/>
              </w:rPr>
              <w:t>Included in EHR ancillary study</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E9D14" w14:textId="77777777" w:rsidR="003462B7" w:rsidRDefault="00273294">
            <w:pPr>
              <w:spacing w:before="100" w:after="100"/>
              <w:ind w:left="100" w:right="100"/>
              <w:jc w:val="center"/>
            </w:pPr>
            <w:r>
              <w:rPr>
                <w:rFonts w:eastAsia="Times New Roman" w:cs="Times New Roman"/>
                <w:color w:val="000000"/>
              </w:rPr>
              <w:t>31.4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CF1EB" w14:textId="77777777" w:rsidR="003462B7" w:rsidRDefault="00273294">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97C31" w14:textId="77777777" w:rsidR="003462B7" w:rsidRDefault="00273294">
            <w:pPr>
              <w:spacing w:before="100" w:after="100"/>
              <w:ind w:left="100" w:right="100"/>
              <w:jc w:val="center"/>
            </w:pPr>
            <w:r>
              <w:rPr>
                <w:rFonts w:eastAsia="Times New Roman" w:cs="Times New Roman"/>
                <w:color w:val="000000"/>
              </w:rPr>
              <w:t>31.7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E4A00"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9D8E9" w14:textId="77777777" w:rsidR="003462B7" w:rsidRDefault="003462B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3469A" w14:textId="77777777" w:rsidR="003462B7" w:rsidRDefault="003462B7">
            <w:pPr>
              <w:spacing w:before="100" w:after="100"/>
              <w:ind w:left="100" w:right="100"/>
              <w:jc w:val="center"/>
            </w:pPr>
          </w:p>
        </w:tc>
      </w:tr>
      <w:tr w:rsidR="003462B7" w14:paraId="3509516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211C6D7A" w14:textId="77777777" w:rsidR="003462B7" w:rsidRDefault="00273294">
            <w:pPr>
              <w:spacing w:before="100" w:after="100"/>
              <w:ind w:left="100" w:right="100"/>
            </w:pPr>
            <w:r>
              <w:rPr>
                <w:rFonts w:eastAsia="Times New Roman" w:cs="Times New Roman"/>
                <w:color w:val="000000"/>
              </w:rPr>
              <w:t xml:space="preserve">Chronic Kidney </w:t>
            </w:r>
            <w:proofErr w:type="spellStart"/>
            <w:r>
              <w:rPr>
                <w:rFonts w:eastAsia="Times New Roman" w:cs="Times New Roman"/>
                <w:color w:val="000000"/>
              </w:rPr>
              <w:t>Disease</w:t>
            </w:r>
            <w:r>
              <w:rPr>
                <w:rFonts w:eastAsia="Times New Roman" w:cs="Times New Roman"/>
                <w:color w:val="000000"/>
                <w:vertAlign w:val="superscript"/>
              </w:rPr>
              <w:t>c</w:t>
            </w:r>
            <w:proofErr w:type="spellEnd"/>
            <w:r>
              <w:rPr>
                <w:rFonts w:eastAsia="Times New Roman" w:cs="Times New Roman"/>
                <w:color w:val="000000"/>
                <w:vertAlign w:val="superscript"/>
              </w:rPr>
              <w:t xml:space="preserve"> </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A09565" w14:textId="77777777" w:rsidR="003462B7" w:rsidRDefault="00273294">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026BF" w14:textId="77777777" w:rsidR="003462B7" w:rsidRDefault="00273294">
            <w:pPr>
              <w:spacing w:before="100" w:after="100"/>
              <w:ind w:left="100" w:right="100"/>
              <w:jc w:val="center"/>
            </w:pPr>
            <w:r>
              <w:rPr>
                <w:rFonts w:eastAsia="Times New Roman" w:cs="Times New Roman"/>
                <w:color w:val="000000"/>
              </w:rPr>
              <w:t>25.0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B4C2B" w14:textId="77777777" w:rsidR="003462B7" w:rsidRDefault="00273294">
            <w:pPr>
              <w:spacing w:before="100" w:after="100"/>
              <w:ind w:left="100" w:right="100"/>
              <w:jc w:val="center"/>
            </w:pPr>
            <w:r>
              <w:rPr>
                <w:rFonts w:eastAsia="Times New Roman" w:cs="Times New Roman"/>
                <w:color w:val="000000"/>
              </w:rPr>
              <w:t>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60535" w14:textId="77777777" w:rsidR="003462B7" w:rsidRDefault="00273294">
            <w:pPr>
              <w:spacing w:before="100" w:after="100"/>
              <w:ind w:left="100" w:right="100"/>
              <w:jc w:val="center"/>
            </w:pPr>
            <w:r>
              <w:rPr>
                <w:rFonts w:eastAsia="Times New Roman" w:cs="Times New Roman"/>
                <w:color w:val="000000"/>
              </w:rPr>
              <w:t>24.2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29833" w14:textId="77777777" w:rsidR="003462B7" w:rsidRDefault="00273294">
            <w:pPr>
              <w:spacing w:before="100" w:after="100"/>
              <w:ind w:left="100" w:right="100"/>
              <w:jc w:val="center"/>
            </w:pPr>
            <w:r>
              <w:rPr>
                <w:rFonts w:eastAsia="Times New Roman" w:cs="Times New Roman"/>
                <w:color w:val="000000"/>
              </w:rPr>
              <w:t>26.8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259D1D" w14:textId="77777777" w:rsidR="003462B7" w:rsidRDefault="00273294">
            <w:pPr>
              <w:spacing w:before="100" w:after="100"/>
              <w:ind w:left="100" w:right="100"/>
              <w:jc w:val="center"/>
            </w:pPr>
            <w:r>
              <w:rPr>
                <w:rFonts w:eastAsia="Times New Roman" w:cs="Times New Roman"/>
                <w:color w:val="000000"/>
              </w:rPr>
              <w:t>0.007</w:t>
            </w:r>
          </w:p>
        </w:tc>
      </w:tr>
      <w:tr w:rsidR="003462B7" w14:paraId="5202045C"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4184BD86" w14:textId="77777777" w:rsidR="003462B7" w:rsidRDefault="00273294">
            <w:pPr>
              <w:spacing w:before="100" w:after="100"/>
              <w:ind w:left="100" w:right="100"/>
            </w:pPr>
            <w:r>
              <w:rPr>
                <w:rFonts w:eastAsia="Times New Roman" w:cs="Times New Roman"/>
                <w:color w:val="000000"/>
              </w:rPr>
              <w:t>MoCA ≤10th percentile</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67A71B" w14:textId="77777777" w:rsidR="003462B7" w:rsidRDefault="00273294">
            <w:pPr>
              <w:spacing w:before="100" w:after="100"/>
              <w:ind w:left="100" w:right="100"/>
              <w:jc w:val="center"/>
            </w:pPr>
            <w:r>
              <w:rPr>
                <w:rFonts w:eastAsia="Times New Roman" w:cs="Times New Roman"/>
                <w:color w:val="000000"/>
              </w:rPr>
              <w:t>27.0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828016" w14:textId="77777777" w:rsidR="003462B7" w:rsidRDefault="00273294">
            <w:pPr>
              <w:spacing w:before="100" w:after="100"/>
              <w:ind w:left="100" w:right="100"/>
              <w:jc w:val="center"/>
            </w:pPr>
            <w:r>
              <w:rPr>
                <w:rFonts w:eastAsia="Times New Roman" w:cs="Times New Roman"/>
                <w:color w:val="000000"/>
              </w:rPr>
              <w:t>26.9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8BE8E" w14:textId="77777777" w:rsidR="003462B7" w:rsidRDefault="00273294">
            <w:pPr>
              <w:spacing w:before="100" w:after="100"/>
              <w:ind w:left="100" w:right="100"/>
              <w:jc w:val="center"/>
            </w:pPr>
            <w:r>
              <w:rPr>
                <w:rFonts w:eastAsia="Times New Roman" w:cs="Times New Roman"/>
                <w:color w:val="000000"/>
              </w:rPr>
              <w:t>27.1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34360" w14:textId="77777777" w:rsidR="003462B7" w:rsidRDefault="00273294">
            <w:pPr>
              <w:spacing w:before="100" w:after="100"/>
              <w:ind w:left="100" w:right="100"/>
              <w:jc w:val="center"/>
            </w:pPr>
            <w:r>
              <w:rPr>
                <w:rFonts w:eastAsia="Times New Roman" w:cs="Times New Roman"/>
                <w:color w:val="000000"/>
              </w:rPr>
              <w:t>27.2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C8209" w14:textId="77777777" w:rsidR="003462B7" w:rsidRDefault="00273294">
            <w:pPr>
              <w:spacing w:before="100" w:after="100"/>
              <w:ind w:left="100" w:right="100"/>
              <w:jc w:val="center"/>
            </w:pPr>
            <w:r>
              <w:rPr>
                <w:rFonts w:eastAsia="Times New Roman" w:cs="Times New Roman"/>
                <w:color w:val="000000"/>
              </w:rPr>
              <w:t>26.5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0543AC" w14:textId="77777777" w:rsidR="003462B7" w:rsidRDefault="00273294">
            <w:pPr>
              <w:spacing w:before="100" w:after="100"/>
              <w:ind w:left="100" w:right="100"/>
              <w:jc w:val="center"/>
            </w:pPr>
            <w:r>
              <w:rPr>
                <w:rFonts w:eastAsia="Times New Roman" w:cs="Times New Roman"/>
                <w:color w:val="000000"/>
              </w:rPr>
              <w:t>0.5</w:t>
            </w:r>
          </w:p>
        </w:tc>
      </w:tr>
      <w:tr w:rsidR="003462B7" w14:paraId="4540D8A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326E2653" w14:textId="77777777" w:rsidR="003462B7" w:rsidRDefault="00273294">
            <w:pPr>
              <w:spacing w:before="100" w:after="100"/>
              <w:ind w:left="100" w:right="100"/>
            </w:pPr>
            <w:r>
              <w:rPr>
                <w:rFonts w:eastAsia="Times New Roman" w:cs="Times New Roman"/>
                <w:color w:val="000000"/>
              </w:rPr>
              <w:t>Frailty Status</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0FD04"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76B80"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400AA"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A5AA4" w14:textId="77777777" w:rsidR="003462B7" w:rsidRDefault="003462B7">
            <w:pPr>
              <w:spacing w:before="100" w:after="100"/>
              <w:ind w:left="100" w:right="100"/>
              <w:jc w:val="center"/>
            </w:pP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341A1A" w14:textId="77777777" w:rsidR="003462B7" w:rsidRDefault="003462B7">
            <w:pPr>
              <w:spacing w:before="100" w:after="100"/>
              <w:ind w:left="100" w:right="100"/>
              <w:jc w:val="center"/>
            </w:pP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DA06BA" w14:textId="77777777" w:rsidR="003462B7" w:rsidRDefault="00273294">
            <w:pPr>
              <w:spacing w:before="100" w:after="100"/>
              <w:ind w:left="100" w:right="100"/>
              <w:jc w:val="center"/>
            </w:pPr>
            <w:r>
              <w:rPr>
                <w:rFonts w:eastAsia="Times New Roman" w:cs="Times New Roman"/>
                <w:color w:val="000000"/>
              </w:rPr>
              <w:t>&lt;0.001</w:t>
            </w:r>
          </w:p>
        </w:tc>
      </w:tr>
      <w:tr w:rsidR="003462B7" w14:paraId="6F32E316"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63C4324B" w14:textId="77777777" w:rsidR="003462B7" w:rsidRDefault="00273294">
            <w:pPr>
              <w:spacing w:before="100" w:after="100"/>
              <w:ind w:left="300" w:right="100"/>
            </w:pPr>
            <w:r>
              <w:rPr>
                <w:rFonts w:eastAsia="Times New Roman" w:cs="Times New Roman"/>
                <w:color w:val="000000"/>
              </w:rPr>
              <w:t>Fit (FI≤0.10)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CA46DA" w14:textId="77777777" w:rsidR="003462B7" w:rsidRDefault="00273294">
            <w:pPr>
              <w:spacing w:before="100" w:after="100"/>
              <w:ind w:left="100" w:right="100"/>
              <w:jc w:val="center"/>
            </w:pPr>
            <w:r>
              <w:rPr>
                <w:rFonts w:eastAsia="Times New Roman" w:cs="Times New Roman"/>
                <w:color w:val="000000"/>
              </w:rPr>
              <w:t>15.9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D10B6" w14:textId="77777777" w:rsidR="003462B7" w:rsidRDefault="00273294">
            <w:pPr>
              <w:spacing w:before="100" w:after="100"/>
              <w:ind w:left="100" w:right="100"/>
              <w:jc w:val="center"/>
            </w:pPr>
            <w:r>
              <w:rPr>
                <w:rFonts w:eastAsia="Times New Roman" w:cs="Times New Roman"/>
                <w:color w:val="000000"/>
              </w:rPr>
              <w:t>15.7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46BECE" w14:textId="77777777" w:rsidR="003462B7" w:rsidRDefault="00273294">
            <w:pPr>
              <w:spacing w:before="100" w:after="100"/>
              <w:ind w:left="100" w:right="100"/>
              <w:jc w:val="center"/>
            </w:pPr>
            <w:r>
              <w:rPr>
                <w:rFonts w:eastAsia="Times New Roman" w:cs="Times New Roman"/>
                <w:color w:val="000000"/>
              </w:rPr>
              <w:t>16.2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2B084" w14:textId="77777777" w:rsidR="003462B7" w:rsidRDefault="00273294">
            <w:pPr>
              <w:spacing w:before="100" w:after="100"/>
              <w:ind w:left="100" w:right="100"/>
              <w:jc w:val="center"/>
            </w:pPr>
            <w:r>
              <w:rPr>
                <w:rFonts w:eastAsia="Times New Roman" w:cs="Times New Roman"/>
                <w:color w:val="000000"/>
              </w:rPr>
              <w:t>16.9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A93F7" w14:textId="77777777" w:rsidR="003462B7" w:rsidRDefault="00273294">
            <w:pPr>
              <w:spacing w:before="100" w:after="100"/>
              <w:ind w:left="100" w:right="100"/>
              <w:jc w:val="center"/>
            </w:pPr>
            <w:r>
              <w:rPr>
                <w:rFonts w:eastAsia="Times New Roman" w:cs="Times New Roman"/>
                <w:color w:val="000000"/>
              </w:rPr>
              <w:t>13.7</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B46AB" w14:textId="77777777" w:rsidR="003462B7" w:rsidRDefault="003462B7">
            <w:pPr>
              <w:spacing w:before="100" w:after="100"/>
              <w:ind w:left="100" w:right="100"/>
              <w:jc w:val="center"/>
            </w:pPr>
          </w:p>
        </w:tc>
      </w:tr>
      <w:tr w:rsidR="003462B7" w14:paraId="0ACD7D4E"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E3EC273" w14:textId="77777777" w:rsidR="003462B7" w:rsidRDefault="00273294">
            <w:pPr>
              <w:spacing w:before="100" w:after="100"/>
              <w:ind w:left="300" w:right="100"/>
            </w:pPr>
            <w:r>
              <w:rPr>
                <w:rFonts w:eastAsia="Times New Roman" w:cs="Times New Roman"/>
                <w:color w:val="000000"/>
              </w:rPr>
              <w:t>Pre-frail (0.10&lt;FI≤0.21)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66835" w14:textId="77777777" w:rsidR="003462B7" w:rsidRDefault="00273294">
            <w:pPr>
              <w:spacing w:before="100" w:after="100"/>
              <w:ind w:left="100" w:right="100"/>
              <w:jc w:val="center"/>
            </w:pPr>
            <w:r>
              <w:rPr>
                <w:rFonts w:eastAsia="Times New Roman" w:cs="Times New Roman"/>
                <w:color w:val="000000"/>
              </w:rPr>
              <w:t>51.2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87619" w14:textId="77777777" w:rsidR="003462B7" w:rsidRDefault="00273294">
            <w:pPr>
              <w:spacing w:before="100" w:after="100"/>
              <w:ind w:left="100" w:right="100"/>
              <w:jc w:val="center"/>
            </w:pPr>
            <w:r>
              <w:rPr>
                <w:rFonts w:eastAsia="Times New Roman" w:cs="Times New Roman"/>
                <w:color w:val="000000"/>
              </w:rPr>
              <w:t>51.7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676371" w14:textId="77777777" w:rsidR="003462B7" w:rsidRDefault="00273294">
            <w:pPr>
              <w:spacing w:before="100" w:after="100"/>
              <w:ind w:left="100" w:right="100"/>
              <w:jc w:val="center"/>
            </w:pPr>
            <w:r>
              <w:rPr>
                <w:rFonts w:eastAsia="Times New Roman" w:cs="Times New Roman"/>
                <w:color w:val="000000"/>
              </w:rPr>
              <w:t>50.8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EAF07" w14:textId="77777777" w:rsidR="003462B7" w:rsidRDefault="00273294">
            <w:pPr>
              <w:spacing w:before="100" w:after="100"/>
              <w:ind w:left="100" w:right="100"/>
              <w:jc w:val="center"/>
            </w:pPr>
            <w:r>
              <w:rPr>
                <w:rFonts w:eastAsia="Times New Roman" w:cs="Times New Roman"/>
                <w:color w:val="000000"/>
              </w:rPr>
              <w:t>51.9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6D9C99" w14:textId="77777777" w:rsidR="003462B7" w:rsidRDefault="00273294">
            <w:pPr>
              <w:spacing w:before="100" w:after="100"/>
              <w:ind w:left="100" w:right="100"/>
              <w:jc w:val="center"/>
            </w:pPr>
            <w:r>
              <w:rPr>
                <w:rFonts w:eastAsia="Times New Roman" w:cs="Times New Roman"/>
                <w:color w:val="000000"/>
              </w:rPr>
              <w:t>49.8</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D7991" w14:textId="77777777" w:rsidR="003462B7" w:rsidRDefault="003462B7">
            <w:pPr>
              <w:spacing w:before="100" w:after="100"/>
              <w:ind w:left="100" w:right="100"/>
              <w:jc w:val="center"/>
            </w:pPr>
          </w:p>
        </w:tc>
      </w:tr>
      <w:tr w:rsidR="003462B7" w14:paraId="6D134F77" w14:textId="77777777">
        <w:trPr>
          <w:cantSplit/>
          <w:jc w:val="center"/>
        </w:trPr>
        <w:tc>
          <w:tcPr>
            <w:tcW w:w="25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tcPr>
          <w:p w14:paraId="084CD3B5" w14:textId="77777777" w:rsidR="003462B7" w:rsidRDefault="00273294">
            <w:pPr>
              <w:spacing w:before="100" w:after="100"/>
              <w:ind w:left="300" w:right="100"/>
            </w:pPr>
            <w:r>
              <w:rPr>
                <w:rFonts w:eastAsia="Times New Roman" w:cs="Times New Roman"/>
                <w:color w:val="000000"/>
              </w:rPr>
              <w:t>Frail (FI&gt;0.21)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28D57" w14:textId="77777777" w:rsidR="003462B7" w:rsidRDefault="00273294">
            <w:pPr>
              <w:spacing w:before="100" w:after="100"/>
              <w:ind w:left="100" w:right="100"/>
              <w:jc w:val="center"/>
            </w:pPr>
            <w:r>
              <w:rPr>
                <w:rFonts w:eastAsia="Times New Roman" w:cs="Times New Roman"/>
                <w:color w:val="000000"/>
              </w:rPr>
              <w:t>32.9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4FA21" w14:textId="77777777" w:rsidR="003462B7" w:rsidRDefault="00273294">
            <w:pPr>
              <w:spacing w:before="100" w:after="100"/>
              <w:ind w:left="100" w:right="100"/>
              <w:jc w:val="center"/>
            </w:pPr>
            <w:r>
              <w:rPr>
                <w:rFonts w:eastAsia="Times New Roman" w:cs="Times New Roman"/>
                <w:color w:val="000000"/>
              </w:rPr>
              <w:t>32.7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C8E51" w14:textId="77777777" w:rsidR="003462B7" w:rsidRDefault="00273294">
            <w:pPr>
              <w:spacing w:before="100" w:after="100"/>
              <w:ind w:left="100" w:right="100"/>
              <w:jc w:val="center"/>
            </w:pPr>
            <w:r>
              <w:rPr>
                <w:rFonts w:eastAsia="Times New Roman" w:cs="Times New Roman"/>
                <w:color w:val="000000"/>
              </w:rPr>
              <w:t>33.1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C9A76" w14:textId="77777777" w:rsidR="003462B7" w:rsidRDefault="00273294">
            <w:pPr>
              <w:spacing w:before="100" w:after="100"/>
              <w:ind w:left="100" w:right="100"/>
              <w:jc w:val="center"/>
            </w:pPr>
            <w:r>
              <w:rPr>
                <w:rFonts w:eastAsia="Times New Roman" w:cs="Times New Roman"/>
                <w:color w:val="000000"/>
              </w:rPr>
              <w:t>31.2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E5CF5" w14:textId="77777777" w:rsidR="003462B7" w:rsidRDefault="00273294">
            <w:pPr>
              <w:spacing w:before="100" w:after="100"/>
              <w:ind w:left="100" w:right="100"/>
              <w:jc w:val="center"/>
            </w:pPr>
            <w:r>
              <w:rPr>
                <w:rFonts w:eastAsia="Times New Roman" w:cs="Times New Roman"/>
                <w:color w:val="000000"/>
              </w:rPr>
              <w:t>36.5</w:t>
            </w:r>
          </w:p>
        </w:tc>
        <w:tc>
          <w:tcPr>
            <w:tcW w:w="145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116C5" w14:textId="77777777" w:rsidR="003462B7" w:rsidRDefault="003462B7">
            <w:pPr>
              <w:spacing w:before="100" w:after="100"/>
              <w:ind w:left="100" w:right="100"/>
              <w:jc w:val="center"/>
            </w:pPr>
          </w:p>
        </w:tc>
      </w:tr>
      <w:tr w:rsidR="003462B7" w14:paraId="5F6DBBDD" w14:textId="77777777">
        <w:trPr>
          <w:cantSplit/>
          <w:jc w:val="center"/>
        </w:trPr>
        <w:tc>
          <w:tcPr>
            <w:tcW w:w="11174" w:type="dxa"/>
            <w:gridSpan w:val="7"/>
            <w:shd w:val="clear" w:color="auto" w:fill="FFFFFF"/>
            <w:tcMar>
              <w:top w:w="0" w:type="dxa"/>
              <w:left w:w="0" w:type="dxa"/>
              <w:bottom w:w="0" w:type="dxa"/>
              <w:right w:w="0" w:type="dxa"/>
            </w:tcMar>
            <w:vAlign w:val="center"/>
          </w:tcPr>
          <w:p w14:paraId="18DC8883" w14:textId="77777777" w:rsidR="003462B7" w:rsidRDefault="00273294">
            <w:pPr>
              <w:spacing w:before="100" w:after="100"/>
              <w:ind w:left="100" w:right="100"/>
            </w:pPr>
            <w:r>
              <w:rPr>
                <w:rFonts w:eastAsia="Times New Roman" w:cs="Times New Roman"/>
                <w:color w:val="000000"/>
              </w:rPr>
              <w:t>Table values are mean (standard deviation) or percentage.</w:t>
            </w:r>
          </w:p>
        </w:tc>
      </w:tr>
      <w:tr w:rsidR="003462B7" w14:paraId="47DBEDF9" w14:textId="77777777">
        <w:trPr>
          <w:cantSplit/>
          <w:jc w:val="center"/>
        </w:trPr>
        <w:tc>
          <w:tcPr>
            <w:tcW w:w="11174" w:type="dxa"/>
            <w:gridSpan w:val="7"/>
            <w:shd w:val="clear" w:color="auto" w:fill="FFFFFF"/>
            <w:tcMar>
              <w:top w:w="0" w:type="dxa"/>
              <w:left w:w="0" w:type="dxa"/>
              <w:bottom w:w="0" w:type="dxa"/>
              <w:right w:w="0" w:type="dxa"/>
            </w:tcMar>
            <w:vAlign w:val="center"/>
          </w:tcPr>
          <w:p w14:paraId="0FCD08EC" w14:textId="77777777" w:rsidR="003462B7" w:rsidRDefault="00273294">
            <w:pPr>
              <w:spacing w:before="100" w:after="100"/>
              <w:ind w:left="100" w:right="100"/>
            </w:pPr>
            <w:r>
              <w:rPr>
                <w:rFonts w:eastAsia="Times New Roman" w:cs="Times New Roman"/>
                <w:color w:val="000000"/>
                <w:vertAlign w:val="superscript"/>
              </w:rPr>
              <w:t xml:space="preserve">a </w:t>
            </w:r>
            <w:r>
              <w:rPr>
                <w:rFonts w:eastAsia="Times New Roman" w:cs="Times New Roman"/>
                <w:color w:val="000000"/>
              </w:rPr>
              <w:t>P-values computed using Wilcoxon rank sum test for continuous variables and chi-square test for categorical variables.</w:t>
            </w:r>
          </w:p>
        </w:tc>
      </w:tr>
      <w:tr w:rsidR="003462B7" w14:paraId="08900AAD" w14:textId="77777777">
        <w:trPr>
          <w:cantSplit/>
          <w:jc w:val="center"/>
        </w:trPr>
        <w:tc>
          <w:tcPr>
            <w:tcW w:w="11174" w:type="dxa"/>
            <w:gridSpan w:val="7"/>
            <w:shd w:val="clear" w:color="auto" w:fill="FFFFFF"/>
            <w:tcMar>
              <w:top w:w="0" w:type="dxa"/>
              <w:left w:w="0" w:type="dxa"/>
              <w:bottom w:w="0" w:type="dxa"/>
              <w:right w:w="0" w:type="dxa"/>
            </w:tcMar>
            <w:vAlign w:val="center"/>
          </w:tcPr>
          <w:p w14:paraId="5B4531B0" w14:textId="77777777" w:rsidR="003462B7" w:rsidRDefault="00273294">
            <w:pPr>
              <w:spacing w:before="100" w:after="100"/>
              <w:ind w:left="100" w:right="100"/>
            </w:pPr>
            <w:r>
              <w:rPr>
                <w:rFonts w:eastAsia="Times New Roman" w:cs="Times New Roman"/>
                <w:color w:val="000000"/>
                <w:vertAlign w:val="superscript"/>
              </w:rPr>
              <w:t xml:space="preserve">b </w:t>
            </w:r>
            <w:r>
              <w:rPr>
                <w:rFonts w:eastAsia="Times New Roman" w:cs="Times New Roman"/>
                <w:color w:val="000000"/>
              </w:rPr>
              <w:t>Hypothesis tests compare the characteristics of participants included versus excluded from the ancillary study of blood pressure levels using data from the electronic health record.</w:t>
            </w:r>
          </w:p>
        </w:tc>
      </w:tr>
      <w:tr w:rsidR="003462B7" w14:paraId="3BB14C6F" w14:textId="77777777">
        <w:trPr>
          <w:cantSplit/>
          <w:jc w:val="center"/>
        </w:trPr>
        <w:tc>
          <w:tcPr>
            <w:tcW w:w="11174" w:type="dxa"/>
            <w:gridSpan w:val="7"/>
            <w:shd w:val="clear" w:color="auto" w:fill="FFFFFF"/>
            <w:tcMar>
              <w:top w:w="0" w:type="dxa"/>
              <w:left w:w="0" w:type="dxa"/>
              <w:bottom w:w="0" w:type="dxa"/>
              <w:right w:w="0" w:type="dxa"/>
            </w:tcMar>
            <w:vAlign w:val="center"/>
          </w:tcPr>
          <w:p w14:paraId="18F64B3E" w14:textId="77777777" w:rsidR="003462B7" w:rsidRDefault="00273294">
            <w:pPr>
              <w:spacing w:before="100" w:after="100"/>
              <w:ind w:left="100" w:right="100"/>
            </w:pPr>
            <w:r>
              <w:rPr>
                <w:rFonts w:eastAsia="Times New Roman" w:cs="Times New Roman"/>
                <w:color w:val="000000"/>
                <w:vertAlign w:val="superscript"/>
              </w:rPr>
              <w:t xml:space="preserve">c </w:t>
            </w:r>
            <w:r>
              <w:rPr>
                <w:rFonts w:eastAsia="Times New Roman" w:cs="Times New Roman"/>
                <w:color w:val="000000"/>
              </w:rPr>
              <w:t>Chronic Kidney Disease was defined by an estimated glomerular filtration rate &lt;60 ml/min/1.73 m</w:t>
            </w:r>
            <w:r>
              <w:rPr>
                <w:rFonts w:eastAsia="Times New Roman" w:cs="Times New Roman"/>
                <w:color w:val="000000"/>
                <w:vertAlign w:val="superscript"/>
              </w:rPr>
              <w:t>2</w:t>
            </w:r>
            <w:r>
              <w:rPr>
                <w:rFonts w:eastAsia="Times New Roman" w:cs="Times New Roman"/>
                <w:color w:val="000000"/>
              </w:rPr>
              <w:t xml:space="preserve"> based on the 2021 CKD-EPI creatinine equation.</w:t>
            </w:r>
          </w:p>
        </w:tc>
      </w:tr>
      <w:tr w:rsidR="003462B7" w14:paraId="4DAFA75A" w14:textId="77777777">
        <w:trPr>
          <w:cantSplit/>
          <w:jc w:val="center"/>
        </w:trPr>
        <w:tc>
          <w:tcPr>
            <w:tcW w:w="11174" w:type="dxa"/>
            <w:gridSpan w:val="7"/>
            <w:shd w:val="clear" w:color="auto" w:fill="FFFFFF"/>
            <w:tcMar>
              <w:top w:w="0" w:type="dxa"/>
              <w:left w:w="0" w:type="dxa"/>
              <w:bottom w:w="0" w:type="dxa"/>
              <w:right w:w="0" w:type="dxa"/>
            </w:tcMar>
            <w:vAlign w:val="center"/>
          </w:tcPr>
          <w:p w14:paraId="1BCE2009" w14:textId="77777777" w:rsidR="003462B7" w:rsidRDefault="00273294">
            <w:pPr>
              <w:spacing w:before="100" w:after="100"/>
              <w:ind w:left="100" w:right="100"/>
            </w:pPr>
            <w:r>
              <w:rPr>
                <w:rFonts w:eastAsia="Times New Roman" w:cs="Times New Roman"/>
                <w:color w:val="000000"/>
              </w:rPr>
              <w:t>Abbreviations: EHR = electronic health records; FI = frailty index; and MoCA = Montreal cognitive assessment</w:t>
            </w:r>
          </w:p>
        </w:tc>
      </w:tr>
    </w:tbl>
    <w:p w14:paraId="66B3F65E" w14:textId="77777777" w:rsidR="003462B7" w:rsidRDefault="00273294">
      <w:r>
        <w:br w:type="page"/>
      </w:r>
    </w:p>
    <w:p w14:paraId="20FF69B7"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proofErr w:type="spellStart"/>
      <w:r>
        <w:rPr>
          <w:b/>
          <w:bCs/>
        </w:rPr>
        <w:t>eTable</w:t>
      </w:r>
      <w:proofErr w:type="spellEnd"/>
      <w:r>
        <w:rPr>
          <w:b/>
          <w:bCs/>
        </w:rPr>
        <w:t xml:space="preserve"> 2</w:t>
      </w:r>
      <w:r>
        <w:t xml:space="preserve">: All-cause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gridCol w:w="1368"/>
        <w:gridCol w:w="1368"/>
      </w:tblGrid>
      <w:tr w:rsidR="003462B7" w14:paraId="53BB173D"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744BC" w14:textId="77777777" w:rsidR="003462B7" w:rsidRDefault="00273294">
            <w:pPr>
              <w:spacing w:before="100" w:after="100"/>
              <w:ind w:left="100" w:right="100"/>
            </w:pPr>
            <w:r>
              <w:rPr>
                <w:rFonts w:eastAsia="Times New Roman" w:cs="Times New Roman"/>
                <w:b/>
                <w:color w:val="000000"/>
              </w:rPr>
              <w:t xml:space="preserve"> </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49D10" w14:textId="77777777" w:rsidR="003462B7" w:rsidRDefault="00273294">
            <w:pPr>
              <w:spacing w:before="100" w:after="100"/>
              <w:ind w:left="100" w:right="100"/>
              <w:jc w:val="center"/>
            </w:pPr>
            <w:r>
              <w:rPr>
                <w:rFonts w:eastAsia="Times New Roman" w:cs="Times New Roman"/>
                <w:b/>
                <w:color w:val="000000"/>
              </w:rPr>
              <w:t>Trial Phase</w:t>
            </w:r>
          </w:p>
        </w:tc>
        <w:tc>
          <w:tcPr>
            <w:tcW w:w="6840" w:type="dxa"/>
            <w:gridSpan w:val="5"/>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A5491" w14:textId="77777777" w:rsidR="003462B7" w:rsidRDefault="00273294">
            <w:pPr>
              <w:spacing w:before="100" w:after="100"/>
              <w:ind w:left="100" w:right="100"/>
              <w:jc w:val="center"/>
            </w:pPr>
            <w:r>
              <w:rPr>
                <w:rFonts w:eastAsia="Times New Roman" w:cs="Times New Roman"/>
                <w:b/>
                <w:color w:val="000000"/>
              </w:rPr>
              <w:t>Observational Phase</w:t>
            </w:r>
          </w:p>
        </w:tc>
      </w:tr>
      <w:tr w:rsidR="003462B7" w14:paraId="571D4CE0"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773D3" w14:textId="77777777" w:rsidR="003462B7" w:rsidRDefault="003462B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33860" w14:textId="77777777" w:rsidR="003462B7" w:rsidRDefault="00273294">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682BB" w14:textId="77777777" w:rsidR="003462B7" w:rsidRDefault="00273294">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r>
              <w:rPr>
                <w:rFonts w:eastAsia="Times New Roman" w:cs="Times New Roman"/>
                <w:b/>
                <w:color w:val="000000"/>
                <w:vertAlign w:val="superscript"/>
              </w:rPr>
              <w:t>a</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C22132"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025CD" w14:textId="77777777" w:rsidR="003462B7" w:rsidRDefault="00273294">
            <w:pPr>
              <w:spacing w:before="100" w:after="100"/>
              <w:ind w:left="100" w:right="100"/>
              <w:jc w:val="center"/>
            </w:pPr>
            <w:r>
              <w:rPr>
                <w:rFonts w:eastAsia="Times New Roman" w:cs="Times New Roman"/>
                <w:b/>
                <w:color w:val="000000"/>
              </w:rPr>
              <w:t>N Events / N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6EA83" w14:textId="77777777" w:rsidR="003462B7" w:rsidRDefault="00273294">
            <w:pPr>
              <w:spacing w:before="100" w:after="100"/>
              <w:ind w:left="100" w:right="100"/>
              <w:jc w:val="center"/>
            </w:pPr>
            <w:r>
              <w:rPr>
                <w:rFonts w:eastAsia="Times New Roman" w:cs="Times New Roman"/>
                <w:b/>
                <w:color w:val="000000"/>
              </w:rPr>
              <w:t>Incidence</w:t>
            </w:r>
            <w:r>
              <w:rPr>
                <w:rFonts w:eastAsia="Times New Roman" w:cs="Times New Roman"/>
                <w:b/>
                <w:color w:val="000000"/>
              </w:rPr>
              <w:br/>
              <w:t>(95% CI)</w:t>
            </w:r>
          </w:p>
        </w:tc>
        <w:tc>
          <w:tcPr>
            <w:tcW w:w="1368"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F708A"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3462B7" w14:paraId="5AB39CCF"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B190D" w14:textId="77777777" w:rsidR="003462B7" w:rsidRDefault="003462B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CBBE0"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04409"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9EE7F0"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48D6C" w14:textId="77777777" w:rsidR="003462B7" w:rsidRDefault="00273294">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23AA9" w14:textId="77777777" w:rsidR="003462B7" w:rsidRDefault="003462B7">
            <w:pPr>
              <w:spacing w:before="100" w:after="100"/>
              <w:ind w:left="100" w:right="100"/>
              <w:jc w:val="center"/>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11161"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4819F"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D59E5"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E9BAE" w14:textId="77777777" w:rsidR="003462B7" w:rsidRDefault="00273294">
            <w:pPr>
              <w:spacing w:before="100" w:after="100"/>
              <w:ind w:left="100" w:right="100"/>
              <w:jc w:val="center"/>
            </w:pPr>
            <w:r>
              <w:rPr>
                <w:rFonts w:eastAsia="Times New Roman" w:cs="Times New Roman"/>
                <w:b/>
                <w:color w:val="000000"/>
              </w:rPr>
              <w:t>Intensive</w:t>
            </w:r>
          </w:p>
        </w:tc>
        <w:tc>
          <w:tcPr>
            <w:tcW w:w="1368"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F734DB" w14:textId="77777777" w:rsidR="003462B7" w:rsidRDefault="003462B7">
            <w:pPr>
              <w:spacing w:before="100" w:after="100"/>
              <w:ind w:left="100" w:right="100"/>
              <w:jc w:val="center"/>
            </w:pPr>
          </w:p>
        </w:tc>
      </w:tr>
      <w:tr w:rsidR="003462B7" w14:paraId="48AC74BB"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939694" w14:textId="77777777" w:rsidR="003462B7" w:rsidRDefault="00273294">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47C64" w14:textId="77777777" w:rsidR="003462B7" w:rsidRDefault="00273294">
            <w:pPr>
              <w:spacing w:before="100" w:after="100"/>
              <w:ind w:left="100" w:right="100"/>
              <w:jc w:val="center"/>
            </w:pPr>
            <w:r>
              <w:rPr>
                <w:rFonts w:eastAsia="Times New Roman" w:cs="Times New Roman"/>
                <w:color w:val="000000"/>
              </w:rPr>
              <w:t>290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24CCE4" w14:textId="77777777" w:rsidR="003462B7" w:rsidRDefault="00273294">
            <w:pPr>
              <w:spacing w:before="100" w:after="100"/>
              <w:ind w:left="100" w:right="100"/>
              <w:jc w:val="center"/>
            </w:pPr>
            <w:r>
              <w:rPr>
                <w:rFonts w:eastAsia="Times New Roman" w:cs="Times New Roman"/>
                <w:color w:val="000000"/>
              </w:rPr>
              <w:t>241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D50206" w14:textId="77777777" w:rsidR="003462B7" w:rsidRDefault="00273294">
            <w:pPr>
              <w:spacing w:before="100" w:after="100"/>
              <w:ind w:left="100" w:right="100"/>
              <w:jc w:val="center"/>
            </w:pPr>
            <w:r>
              <w:rPr>
                <w:rFonts w:eastAsia="Times New Roman" w:cs="Times New Roman"/>
                <w:color w:val="000000"/>
              </w:rPr>
              <w:t>15.1</w:t>
            </w:r>
            <w:r>
              <w:rPr>
                <w:rFonts w:eastAsia="Times New Roman" w:cs="Times New Roman"/>
                <w:color w:val="000000"/>
              </w:rPr>
              <w:br/>
              <w:t>(13.4, 16.9)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BB66B0" w14:textId="77777777" w:rsidR="003462B7" w:rsidRDefault="00273294">
            <w:pPr>
              <w:spacing w:before="100" w:after="100"/>
              <w:ind w:left="100" w:right="100"/>
              <w:jc w:val="center"/>
            </w:pPr>
            <w:r>
              <w:rPr>
                <w:rFonts w:eastAsia="Times New Roman" w:cs="Times New Roman"/>
                <w:color w:val="000000"/>
              </w:rPr>
              <w:t>12.5</w:t>
            </w:r>
            <w:r>
              <w:rPr>
                <w:rFonts w:eastAsia="Times New Roman" w:cs="Times New Roman"/>
                <w:color w:val="000000"/>
              </w:rPr>
              <w:br/>
              <w:t>(11.0, 14.2)</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5F44DB" w14:textId="77777777" w:rsidR="003462B7" w:rsidRDefault="00273294">
            <w:pPr>
              <w:spacing w:before="100" w:after="100"/>
              <w:ind w:left="100" w:right="100"/>
              <w:jc w:val="center"/>
            </w:pPr>
            <w:commentRangeStart w:id="132"/>
            <w:r>
              <w:rPr>
                <w:rFonts w:eastAsia="Times New Roman" w:cs="Times New Roman"/>
                <w:color w:val="000000"/>
              </w:rPr>
              <w:t>0.83</w:t>
            </w:r>
            <w:r>
              <w:rPr>
                <w:rFonts w:eastAsia="Times New Roman" w:cs="Times New Roman"/>
                <w:color w:val="000000"/>
              </w:rPr>
              <w:br/>
              <w:t>(0.68, 1.01)</w:t>
            </w:r>
            <w:commentRangeEnd w:id="132"/>
            <w:r w:rsidR="004F50BA">
              <w:rPr>
                <w:rStyle w:val="CommentReference"/>
              </w:rPr>
              <w:commentReference w:id="132"/>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15402" w14:textId="77777777" w:rsidR="003462B7" w:rsidRDefault="00273294">
            <w:pPr>
              <w:spacing w:before="100" w:after="100"/>
              <w:ind w:left="100" w:right="100"/>
              <w:jc w:val="center"/>
            </w:pPr>
            <w:r>
              <w:rPr>
                <w:rFonts w:eastAsia="Times New Roman" w:cs="Times New Roman"/>
                <w:color w:val="000000"/>
              </w:rPr>
              <w:t>536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0B163" w14:textId="77777777" w:rsidR="003462B7" w:rsidRDefault="00273294">
            <w:pPr>
              <w:spacing w:before="100" w:after="100"/>
              <w:ind w:left="100" w:right="100"/>
              <w:jc w:val="center"/>
            </w:pPr>
            <w:r>
              <w:rPr>
                <w:rFonts w:eastAsia="Times New Roman" w:cs="Times New Roman"/>
                <w:color w:val="000000"/>
              </w:rPr>
              <w:t>577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1E295" w14:textId="77777777" w:rsidR="003462B7" w:rsidRDefault="00273294">
            <w:pPr>
              <w:spacing w:before="100" w:after="100"/>
              <w:ind w:left="100" w:right="100"/>
              <w:jc w:val="center"/>
            </w:pPr>
            <w:r>
              <w:rPr>
                <w:rFonts w:eastAsia="Times New Roman" w:cs="Times New Roman"/>
                <w:color w:val="000000"/>
              </w:rPr>
              <w:t>29.6</w:t>
            </w:r>
            <w:r>
              <w:rPr>
                <w:rFonts w:eastAsia="Times New Roman" w:cs="Times New Roman"/>
                <w:color w:val="000000"/>
              </w:rPr>
              <w:br/>
              <w:t>(27.1, 32.1)</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E29C5" w14:textId="77777777" w:rsidR="003462B7" w:rsidRDefault="00273294">
            <w:pPr>
              <w:spacing w:before="100" w:after="100"/>
              <w:ind w:left="100" w:right="100"/>
              <w:jc w:val="center"/>
            </w:pPr>
            <w:r>
              <w:rPr>
                <w:rFonts w:eastAsia="Times New Roman" w:cs="Times New Roman"/>
                <w:color w:val="000000"/>
              </w:rPr>
              <w:t>31.9</w:t>
            </w:r>
            <w:r>
              <w:rPr>
                <w:rFonts w:eastAsia="Times New Roman" w:cs="Times New Roman"/>
                <w:color w:val="000000"/>
              </w:rPr>
              <w:br/>
              <w:t>(29.3, 34.5)</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55AE1"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(0.94, 1.23)</w:t>
            </w:r>
          </w:p>
        </w:tc>
      </w:tr>
      <w:tr w:rsidR="003462B7" w14:paraId="76D81838"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B0701AD" w14:textId="77777777" w:rsidR="003462B7" w:rsidRDefault="00273294">
            <w:pPr>
              <w:spacing w:before="100" w:after="100"/>
              <w:ind w:left="100" w:right="100"/>
            </w:pPr>
            <w:r>
              <w:rPr>
                <w:rFonts w:eastAsia="Times New Roman" w:cs="Times New Roman"/>
                <w:i/>
                <w:color w:val="000000"/>
              </w:rPr>
              <w:t>Age group</w:t>
            </w:r>
          </w:p>
        </w:tc>
      </w:tr>
      <w:tr w:rsidR="003462B7" w14:paraId="2D22CDF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261C65" w14:textId="77777777" w:rsidR="003462B7" w:rsidRDefault="00273294">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1C38DD" w14:textId="77777777" w:rsidR="003462B7" w:rsidRDefault="00273294">
            <w:pPr>
              <w:spacing w:before="100" w:after="100"/>
              <w:ind w:left="100" w:right="100"/>
              <w:jc w:val="center"/>
            </w:pPr>
            <w:r>
              <w:rPr>
                <w:rFonts w:eastAsia="Times New Roman" w:cs="Times New Roman"/>
                <w:color w:val="000000"/>
              </w:rPr>
              <w:t>137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BE5EE3" w14:textId="77777777" w:rsidR="003462B7" w:rsidRDefault="00273294">
            <w:pPr>
              <w:spacing w:before="100" w:after="100"/>
              <w:ind w:left="100" w:right="100"/>
              <w:jc w:val="center"/>
            </w:pPr>
            <w:r>
              <w:rPr>
                <w:rFonts w:eastAsia="Times New Roman" w:cs="Times New Roman"/>
                <w:color w:val="000000"/>
              </w:rPr>
              <w:t>115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AF3D1" w14:textId="77777777" w:rsidR="003462B7" w:rsidRDefault="00273294">
            <w:pPr>
              <w:spacing w:before="100" w:after="100"/>
              <w:ind w:left="100" w:right="100"/>
              <w:jc w:val="center"/>
            </w:pPr>
            <w:r>
              <w:rPr>
                <w:rFonts w:eastAsia="Times New Roman" w:cs="Times New Roman"/>
                <w:color w:val="000000"/>
              </w:rPr>
              <w:t>9.7</w:t>
            </w:r>
            <w:r>
              <w:rPr>
                <w:rFonts w:eastAsia="Times New Roman" w:cs="Times New Roman"/>
                <w:color w:val="000000"/>
              </w:rPr>
              <w:br/>
              <w:t>(8.2, 11.5)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89275" w14:textId="77777777" w:rsidR="003462B7" w:rsidRDefault="00273294">
            <w:pPr>
              <w:spacing w:before="100" w:after="100"/>
              <w:ind w:left="100" w:right="100"/>
              <w:jc w:val="center"/>
            </w:pPr>
            <w:r>
              <w:rPr>
                <w:rFonts w:eastAsia="Times New Roman" w:cs="Times New Roman"/>
                <w:color w:val="000000"/>
              </w:rPr>
              <w:t>8.2</w:t>
            </w:r>
            <w:r>
              <w:rPr>
                <w:rFonts w:eastAsia="Times New Roman" w:cs="Times New Roman"/>
                <w:color w:val="000000"/>
              </w:rPr>
              <w:br/>
              <w:t>(6.8, 9.8)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97842C" w14:textId="77777777" w:rsidR="003462B7" w:rsidRDefault="00273294">
            <w:pPr>
              <w:spacing w:before="100" w:after="100"/>
              <w:ind w:left="100" w:right="100"/>
              <w:jc w:val="center"/>
            </w:pPr>
            <w:r>
              <w:rPr>
                <w:rFonts w:eastAsia="Times New Roman" w:cs="Times New Roman"/>
                <w:color w:val="000000"/>
              </w:rPr>
              <w:t>0.84</w:t>
            </w:r>
            <w:r>
              <w:rPr>
                <w:rFonts w:eastAsia="Times New Roman" w:cs="Times New Roman"/>
                <w:color w:val="000000"/>
              </w:rPr>
              <w:br/>
              <w:t>(0.63, 1.11)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65484" w14:textId="77777777" w:rsidR="003462B7" w:rsidRDefault="00273294">
            <w:pPr>
              <w:spacing w:before="100" w:after="100"/>
              <w:ind w:left="100" w:right="100"/>
              <w:jc w:val="center"/>
            </w:pPr>
            <w:r>
              <w:rPr>
                <w:rFonts w:eastAsia="Times New Roman" w:cs="Times New Roman"/>
                <w:color w:val="000000"/>
              </w:rPr>
              <w:t>257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51F33" w14:textId="77777777" w:rsidR="003462B7" w:rsidRDefault="00273294">
            <w:pPr>
              <w:spacing w:before="100" w:after="100"/>
              <w:ind w:left="100" w:right="100"/>
              <w:jc w:val="center"/>
            </w:pPr>
            <w:r>
              <w:rPr>
                <w:rFonts w:eastAsia="Times New Roman" w:cs="Times New Roman"/>
                <w:color w:val="000000"/>
              </w:rPr>
              <w:t>246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1AB9CC" w14:textId="77777777" w:rsidR="003462B7" w:rsidRDefault="00273294">
            <w:pPr>
              <w:spacing w:before="100" w:after="100"/>
              <w:ind w:left="100" w:right="100"/>
              <w:jc w:val="center"/>
            </w:pPr>
            <w:r>
              <w:rPr>
                <w:rFonts w:eastAsia="Times New Roman" w:cs="Times New Roman"/>
                <w:color w:val="000000"/>
              </w:rPr>
              <w:t>18.9</w:t>
            </w:r>
            <w:r>
              <w:rPr>
                <w:rFonts w:eastAsia="Times New Roman" w:cs="Times New Roman"/>
                <w:color w:val="000000"/>
              </w:rPr>
              <w:br/>
              <w:t>(16.7, 21.3)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6B1E1" w14:textId="77777777" w:rsidR="003462B7" w:rsidRDefault="00273294">
            <w:pPr>
              <w:spacing w:before="100" w:after="100"/>
              <w:ind w:left="100" w:right="100"/>
              <w:jc w:val="center"/>
            </w:pPr>
            <w:r>
              <w:rPr>
                <w:rFonts w:eastAsia="Times New Roman" w:cs="Times New Roman"/>
                <w:color w:val="000000"/>
              </w:rPr>
              <w:t>18.1</w:t>
            </w:r>
            <w:r>
              <w:rPr>
                <w:rFonts w:eastAsia="Times New Roman" w:cs="Times New Roman"/>
                <w:color w:val="000000"/>
              </w:rPr>
              <w:br/>
              <w:t>(15.9, 20.5)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2FEB9" w14:textId="77777777" w:rsidR="003462B7" w:rsidRDefault="00273294">
            <w:pPr>
              <w:spacing w:before="100" w:after="100"/>
              <w:ind w:left="100" w:right="100"/>
              <w:jc w:val="center"/>
            </w:pPr>
            <w:r>
              <w:rPr>
                <w:rFonts w:eastAsia="Times New Roman" w:cs="Times New Roman"/>
                <w:color w:val="000000"/>
              </w:rPr>
              <w:t>0.96</w:t>
            </w:r>
            <w:r>
              <w:rPr>
                <w:rFonts w:eastAsia="Times New Roman" w:cs="Times New Roman"/>
                <w:color w:val="000000"/>
              </w:rPr>
              <w:br/>
              <w:t>(0.78, 1.17)</w:t>
            </w:r>
          </w:p>
        </w:tc>
      </w:tr>
      <w:tr w:rsidR="003462B7" w14:paraId="2B08F0C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4062C" w14:textId="77777777" w:rsidR="003462B7" w:rsidRDefault="00273294">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D9B7A" w14:textId="77777777" w:rsidR="003462B7" w:rsidRDefault="00273294">
            <w:pPr>
              <w:spacing w:before="100" w:after="100"/>
              <w:ind w:left="100" w:right="100"/>
              <w:jc w:val="center"/>
            </w:pPr>
            <w:r>
              <w:rPr>
                <w:rFonts w:eastAsia="Times New Roman" w:cs="Times New Roman"/>
                <w:color w:val="000000"/>
              </w:rPr>
              <w:t>153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327AD2" w14:textId="77777777" w:rsidR="003462B7" w:rsidRDefault="00273294">
            <w:pPr>
              <w:spacing w:before="100" w:after="100"/>
              <w:ind w:left="100" w:right="100"/>
              <w:jc w:val="center"/>
            </w:pPr>
            <w:r>
              <w:rPr>
                <w:rFonts w:eastAsia="Times New Roman" w:cs="Times New Roman"/>
                <w:color w:val="000000"/>
              </w:rPr>
              <w:t>126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9ED2E1" w14:textId="77777777" w:rsidR="003462B7" w:rsidRDefault="00273294">
            <w:pPr>
              <w:spacing w:before="100" w:after="100"/>
              <w:ind w:left="100" w:right="100"/>
              <w:jc w:val="center"/>
            </w:pPr>
            <w:r>
              <w:rPr>
                <w:rFonts w:eastAsia="Times New Roman" w:cs="Times New Roman"/>
                <w:color w:val="000000"/>
              </w:rPr>
              <w:t>29.8</w:t>
            </w:r>
            <w:r>
              <w:rPr>
                <w:rFonts w:eastAsia="Times New Roman" w:cs="Times New Roman"/>
                <w:color w:val="000000"/>
              </w:rPr>
              <w:br/>
              <w:t>(25.3, 34.7)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0D0708" w14:textId="77777777" w:rsidR="003462B7" w:rsidRDefault="00273294">
            <w:pPr>
              <w:spacing w:before="100" w:after="100"/>
              <w:ind w:left="100" w:right="100"/>
              <w:jc w:val="center"/>
            </w:pPr>
            <w:r>
              <w:rPr>
                <w:rFonts w:eastAsia="Times New Roman" w:cs="Times New Roman"/>
                <w:color w:val="000000"/>
              </w:rPr>
              <w:t>24.3</w:t>
            </w:r>
            <w:r>
              <w:rPr>
                <w:rFonts w:eastAsia="Times New Roman" w:cs="Times New Roman"/>
                <w:color w:val="000000"/>
              </w:rPr>
              <w:br/>
              <w:t>(20.3, 28.8)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D3C382" w14:textId="77777777" w:rsidR="003462B7" w:rsidRDefault="00273294">
            <w:pPr>
              <w:spacing w:before="100" w:after="100"/>
              <w:ind w:left="100" w:right="100"/>
              <w:jc w:val="center"/>
            </w:pPr>
            <w:r>
              <w:rPr>
                <w:rFonts w:eastAsia="Times New Roman" w:cs="Times New Roman"/>
                <w:color w:val="000000"/>
              </w:rPr>
              <w:t>0.82</w:t>
            </w:r>
            <w:r>
              <w:rPr>
                <w:rFonts w:eastAsia="Times New Roman" w:cs="Times New Roman"/>
                <w:color w:val="000000"/>
              </w:rPr>
              <w:br/>
              <w:t>(0.62, 1.07)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0009B" w14:textId="77777777" w:rsidR="003462B7" w:rsidRDefault="00273294">
            <w:pPr>
              <w:spacing w:before="100" w:after="100"/>
              <w:ind w:left="100" w:right="100"/>
              <w:jc w:val="center"/>
            </w:pPr>
            <w:r>
              <w:rPr>
                <w:rFonts w:eastAsia="Times New Roman" w:cs="Times New Roman"/>
                <w:color w:val="000000"/>
              </w:rPr>
              <w:t>279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424DA" w14:textId="77777777" w:rsidR="003462B7" w:rsidRDefault="00273294">
            <w:pPr>
              <w:spacing w:before="100" w:after="100"/>
              <w:ind w:left="100" w:right="100"/>
              <w:jc w:val="center"/>
            </w:pPr>
            <w:r>
              <w:rPr>
                <w:rFonts w:eastAsia="Times New Roman" w:cs="Times New Roman"/>
                <w:color w:val="000000"/>
              </w:rPr>
              <w:t>331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6CAA2" w14:textId="77777777" w:rsidR="003462B7" w:rsidRDefault="00273294">
            <w:pPr>
              <w:spacing w:before="100" w:after="100"/>
              <w:ind w:left="100" w:right="100"/>
              <w:jc w:val="center"/>
            </w:pPr>
            <w:r>
              <w:rPr>
                <w:rFonts w:eastAsia="Times New Roman" w:cs="Times New Roman"/>
                <w:color w:val="000000"/>
              </w:rPr>
              <w:t>61.6</w:t>
            </w:r>
            <w:r>
              <w:rPr>
                <w:rFonts w:eastAsia="Times New Roman" w:cs="Times New Roman"/>
                <w:color w:val="000000"/>
              </w:rPr>
              <w:br/>
              <w:t>(54.7, 69.1)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8AA68" w14:textId="77777777" w:rsidR="003462B7" w:rsidRDefault="00273294">
            <w:pPr>
              <w:spacing w:before="100" w:after="100"/>
              <w:ind w:left="100" w:right="100"/>
              <w:jc w:val="center"/>
            </w:pPr>
            <w:r>
              <w:rPr>
                <w:rFonts w:eastAsia="Times New Roman" w:cs="Times New Roman"/>
                <w:color w:val="000000"/>
              </w:rPr>
              <w:t>73.3</w:t>
            </w:r>
            <w:r>
              <w:rPr>
                <w:rFonts w:eastAsia="Times New Roman" w:cs="Times New Roman"/>
                <w:color w:val="000000"/>
              </w:rPr>
              <w:br/>
              <w:t>(65.7, 81.5)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6E0D81" w14:textId="77777777" w:rsidR="003462B7" w:rsidRDefault="00273294">
            <w:pPr>
              <w:spacing w:before="100" w:after="100"/>
              <w:ind w:left="100" w:right="100"/>
              <w:jc w:val="center"/>
            </w:pPr>
            <w:r>
              <w:rPr>
                <w:rFonts w:eastAsia="Times New Roman" w:cs="Times New Roman"/>
                <w:color w:val="000000"/>
              </w:rPr>
              <w:t>1.21</w:t>
            </w:r>
            <w:r>
              <w:rPr>
                <w:rFonts w:eastAsia="Times New Roman" w:cs="Times New Roman"/>
                <w:color w:val="000000"/>
              </w:rPr>
              <w:br/>
              <w:t>(1.00, 1.46)</w:t>
            </w:r>
          </w:p>
        </w:tc>
      </w:tr>
      <w:tr w:rsidR="003462B7" w14:paraId="357669F9"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109866B" w14:textId="77777777" w:rsidR="003462B7" w:rsidRDefault="00273294">
            <w:pPr>
              <w:spacing w:before="100" w:after="100"/>
              <w:ind w:left="100" w:right="100"/>
            </w:pPr>
            <w:r>
              <w:rPr>
                <w:rFonts w:eastAsia="Times New Roman" w:cs="Times New Roman"/>
                <w:i/>
                <w:color w:val="000000"/>
              </w:rPr>
              <w:t>Sex</w:t>
            </w:r>
          </w:p>
        </w:tc>
      </w:tr>
      <w:tr w:rsidR="003462B7" w14:paraId="311EFBA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CC4AA7" w14:textId="77777777" w:rsidR="003462B7" w:rsidRDefault="00273294">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8B04D" w14:textId="77777777" w:rsidR="003462B7" w:rsidRDefault="00273294">
            <w:pPr>
              <w:spacing w:before="100" w:after="100"/>
              <w:ind w:left="100" w:right="100"/>
              <w:jc w:val="center"/>
            </w:pPr>
            <w:r>
              <w:rPr>
                <w:rFonts w:eastAsia="Times New Roman" w:cs="Times New Roman"/>
                <w:color w:val="000000"/>
              </w:rPr>
              <w:t>212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04654" w14:textId="77777777" w:rsidR="003462B7" w:rsidRDefault="00273294">
            <w:pPr>
              <w:spacing w:before="100" w:after="100"/>
              <w:ind w:left="100" w:right="100"/>
              <w:jc w:val="center"/>
            </w:pPr>
            <w:r>
              <w:rPr>
                <w:rFonts w:eastAsia="Times New Roman" w:cs="Times New Roman"/>
                <w:color w:val="000000"/>
              </w:rPr>
              <w:t>170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46BB84" w14:textId="77777777" w:rsidR="003462B7" w:rsidRDefault="00273294">
            <w:pPr>
              <w:spacing w:before="100" w:after="100"/>
              <w:ind w:left="100" w:right="100"/>
              <w:jc w:val="center"/>
            </w:pPr>
            <w:r>
              <w:rPr>
                <w:rFonts w:eastAsia="Times New Roman" w:cs="Times New Roman"/>
                <w:color w:val="000000"/>
              </w:rPr>
              <w:t>17.2</w:t>
            </w:r>
            <w:r>
              <w:rPr>
                <w:rFonts w:eastAsia="Times New Roman" w:cs="Times New Roman"/>
                <w:color w:val="000000"/>
              </w:rPr>
              <w:br/>
              <w:t>(15.0, 19.6)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476DE" w14:textId="77777777" w:rsidR="003462B7" w:rsidRDefault="00273294">
            <w:pPr>
              <w:spacing w:before="100" w:after="100"/>
              <w:ind w:left="100" w:right="100"/>
              <w:jc w:val="center"/>
            </w:pPr>
            <w:r>
              <w:rPr>
                <w:rFonts w:eastAsia="Times New Roman" w:cs="Times New Roman"/>
                <w:color w:val="000000"/>
              </w:rPr>
              <w:t>13.8</w:t>
            </w:r>
            <w:r>
              <w:rPr>
                <w:rFonts w:eastAsia="Times New Roman" w:cs="Times New Roman"/>
                <w:color w:val="000000"/>
              </w:rPr>
              <w:br/>
              <w:t>(11.9, 16.0)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A0FA2A" w14:textId="77777777" w:rsidR="003462B7" w:rsidRDefault="00273294">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9FD17" w14:textId="77777777" w:rsidR="003462B7" w:rsidRDefault="00273294">
            <w:pPr>
              <w:spacing w:before="100" w:after="100"/>
              <w:ind w:left="100" w:right="100"/>
              <w:jc w:val="center"/>
            </w:pPr>
            <w:r>
              <w:rPr>
                <w:rFonts w:eastAsia="Times New Roman" w:cs="Times New Roman"/>
                <w:color w:val="000000"/>
              </w:rPr>
              <w:t>353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5F4169" w14:textId="77777777" w:rsidR="003462B7" w:rsidRDefault="00273294">
            <w:pPr>
              <w:spacing w:before="100" w:after="100"/>
              <w:ind w:left="100" w:right="100"/>
              <w:jc w:val="center"/>
            </w:pPr>
            <w:r>
              <w:rPr>
                <w:rFonts w:eastAsia="Times New Roman" w:cs="Times New Roman"/>
                <w:color w:val="000000"/>
              </w:rPr>
              <w:t>400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5D1BC2" w14:textId="77777777" w:rsidR="003462B7" w:rsidRDefault="00273294">
            <w:pPr>
              <w:spacing w:before="100" w:after="100"/>
              <w:ind w:left="100" w:right="100"/>
              <w:jc w:val="center"/>
            </w:pPr>
            <w:r>
              <w:rPr>
                <w:rFonts w:eastAsia="Times New Roman" w:cs="Times New Roman"/>
                <w:color w:val="000000"/>
              </w:rPr>
              <w:t>30.3</w:t>
            </w:r>
            <w:r>
              <w:rPr>
                <w:rFonts w:eastAsia="Times New Roman" w:cs="Times New Roman"/>
                <w:color w:val="000000"/>
              </w:rPr>
              <w:br/>
              <w:t>(27.3, 33.6)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EA750" w14:textId="77777777" w:rsidR="003462B7" w:rsidRDefault="00273294">
            <w:pPr>
              <w:spacing w:before="100" w:after="100"/>
              <w:ind w:left="100" w:right="100"/>
              <w:jc w:val="center"/>
            </w:pPr>
            <w:r>
              <w:rPr>
                <w:rFonts w:eastAsia="Times New Roman" w:cs="Times New Roman"/>
                <w:color w:val="000000"/>
              </w:rPr>
              <w:t>34.6</w:t>
            </w:r>
            <w:r>
              <w:rPr>
                <w:rFonts w:eastAsia="Times New Roman" w:cs="Times New Roman"/>
                <w:color w:val="000000"/>
              </w:rPr>
              <w:br/>
              <w:t>(31.3, 38.1)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566A1"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(0.97, 1.34)</w:t>
            </w:r>
          </w:p>
        </w:tc>
      </w:tr>
      <w:tr w:rsidR="003462B7" w14:paraId="1C562EF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9860C" w14:textId="77777777" w:rsidR="003462B7" w:rsidRDefault="00273294">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8334E" w14:textId="77777777" w:rsidR="003462B7" w:rsidRDefault="00273294">
            <w:pPr>
              <w:spacing w:before="100" w:after="100"/>
              <w:ind w:left="100" w:right="100"/>
              <w:jc w:val="center"/>
            </w:pPr>
            <w:r>
              <w:rPr>
                <w:rFonts w:eastAsia="Times New Roman" w:cs="Times New Roman"/>
                <w:color w:val="000000"/>
              </w:rPr>
              <w:t>78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2512FA" w14:textId="77777777" w:rsidR="003462B7" w:rsidRDefault="00273294">
            <w:pPr>
              <w:spacing w:before="100" w:after="100"/>
              <w:ind w:left="100" w:right="100"/>
              <w:jc w:val="center"/>
            </w:pPr>
            <w:r>
              <w:rPr>
                <w:rFonts w:eastAsia="Times New Roman" w:cs="Times New Roman"/>
                <w:color w:val="000000"/>
              </w:rPr>
              <w:t>71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5B9EA"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(9.0, 14.1)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CA2F95"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(8.0, 12.8)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903E6C"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(0.61, 1.28)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7802B" w14:textId="77777777" w:rsidR="003462B7" w:rsidRDefault="00273294">
            <w:pPr>
              <w:spacing w:before="100" w:after="100"/>
              <w:ind w:left="100" w:right="100"/>
              <w:jc w:val="center"/>
            </w:pPr>
            <w:r>
              <w:rPr>
                <w:rFonts w:eastAsia="Times New Roman" w:cs="Times New Roman"/>
                <w:color w:val="000000"/>
              </w:rPr>
              <w:t>183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C974F" w14:textId="77777777" w:rsidR="003462B7" w:rsidRDefault="00273294">
            <w:pPr>
              <w:spacing w:before="100" w:after="100"/>
              <w:ind w:left="100" w:right="100"/>
              <w:jc w:val="center"/>
            </w:pPr>
            <w:r>
              <w:rPr>
                <w:rFonts w:eastAsia="Times New Roman" w:cs="Times New Roman"/>
                <w:color w:val="000000"/>
              </w:rPr>
              <w:t>177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05998D" w14:textId="77777777" w:rsidR="003462B7" w:rsidRDefault="00273294">
            <w:pPr>
              <w:spacing w:before="100" w:after="100"/>
              <w:ind w:left="100" w:right="100"/>
              <w:jc w:val="center"/>
            </w:pPr>
            <w:r>
              <w:rPr>
                <w:rFonts w:eastAsia="Times New Roman" w:cs="Times New Roman"/>
                <w:color w:val="000000"/>
              </w:rPr>
              <w:t>28.2</w:t>
            </w:r>
            <w:r>
              <w:rPr>
                <w:rFonts w:eastAsia="Times New Roman" w:cs="Times New Roman"/>
                <w:color w:val="000000"/>
              </w:rPr>
              <w:br/>
              <w:t>(24.3, 32.5)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086C6" w14:textId="77777777" w:rsidR="003462B7" w:rsidRDefault="00273294">
            <w:pPr>
              <w:spacing w:before="100" w:after="100"/>
              <w:ind w:left="100" w:right="100"/>
              <w:jc w:val="center"/>
            </w:pPr>
            <w:r>
              <w:rPr>
                <w:rFonts w:eastAsia="Times New Roman" w:cs="Times New Roman"/>
                <w:color w:val="000000"/>
              </w:rPr>
              <w:t>27.0</w:t>
            </w:r>
            <w:r>
              <w:rPr>
                <w:rFonts w:eastAsia="Times New Roman" w:cs="Times New Roman"/>
                <w:color w:val="000000"/>
              </w:rPr>
              <w:br/>
              <w:t>(23.2, 31.2)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F1786" w14:textId="77777777" w:rsidR="003462B7" w:rsidRDefault="00273294">
            <w:pPr>
              <w:spacing w:before="100" w:after="100"/>
              <w:ind w:left="100" w:right="100"/>
              <w:jc w:val="center"/>
            </w:pPr>
            <w:r>
              <w:rPr>
                <w:rFonts w:eastAsia="Times New Roman" w:cs="Times New Roman"/>
                <w:color w:val="000000"/>
              </w:rPr>
              <w:t>0.94</w:t>
            </w:r>
            <w:r>
              <w:rPr>
                <w:rFonts w:eastAsia="Times New Roman" w:cs="Times New Roman"/>
                <w:color w:val="000000"/>
              </w:rPr>
              <w:br/>
              <w:t>(0.74, 1.20)</w:t>
            </w:r>
          </w:p>
        </w:tc>
      </w:tr>
      <w:tr w:rsidR="003462B7" w14:paraId="3FB80A01"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155B2C5" w14:textId="77777777" w:rsidR="003462B7" w:rsidRDefault="00273294">
            <w:pPr>
              <w:spacing w:before="100" w:after="100"/>
              <w:ind w:left="100" w:right="100"/>
            </w:pPr>
            <w:r>
              <w:rPr>
                <w:rFonts w:eastAsia="Times New Roman" w:cs="Times New Roman"/>
                <w:i/>
                <w:color w:val="000000"/>
              </w:rPr>
              <w:t>Race</w:t>
            </w:r>
          </w:p>
        </w:tc>
      </w:tr>
      <w:tr w:rsidR="003462B7" w14:paraId="7489B2E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64AB6C" w14:textId="77777777" w:rsidR="003462B7" w:rsidRDefault="00273294">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106A8" w14:textId="77777777" w:rsidR="003462B7" w:rsidRDefault="00273294">
            <w:pPr>
              <w:spacing w:before="100" w:after="100"/>
              <w:ind w:left="100" w:right="100"/>
              <w:jc w:val="center"/>
            </w:pPr>
            <w:r>
              <w:rPr>
                <w:rFonts w:eastAsia="Times New Roman" w:cs="Times New Roman"/>
                <w:color w:val="000000"/>
              </w:rPr>
              <w:t>209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392C42" w14:textId="77777777" w:rsidR="003462B7" w:rsidRDefault="00273294">
            <w:pPr>
              <w:spacing w:before="100" w:after="100"/>
              <w:ind w:left="100" w:right="100"/>
              <w:jc w:val="center"/>
            </w:pPr>
            <w:r>
              <w:rPr>
                <w:rFonts w:eastAsia="Times New Roman" w:cs="Times New Roman"/>
                <w:color w:val="000000"/>
              </w:rPr>
              <w:t>173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638F8F" w14:textId="77777777" w:rsidR="003462B7" w:rsidRDefault="00273294">
            <w:pPr>
              <w:spacing w:before="100" w:after="100"/>
              <w:ind w:left="100" w:right="100"/>
              <w:jc w:val="center"/>
            </w:pPr>
            <w:r>
              <w:rPr>
                <w:rFonts w:eastAsia="Times New Roman" w:cs="Times New Roman"/>
                <w:color w:val="000000"/>
              </w:rPr>
              <w:t>16.0</w:t>
            </w:r>
            <w:r>
              <w:rPr>
                <w:rFonts w:eastAsia="Times New Roman" w:cs="Times New Roman"/>
                <w:color w:val="000000"/>
              </w:rPr>
              <w:br/>
              <w:t>(13.9, 18.2)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7218A" w14:textId="77777777" w:rsidR="003462B7" w:rsidRDefault="00273294">
            <w:pPr>
              <w:spacing w:before="100" w:after="100"/>
              <w:ind w:left="100" w:right="100"/>
              <w:jc w:val="center"/>
            </w:pPr>
            <w:r>
              <w:rPr>
                <w:rFonts w:eastAsia="Times New Roman" w:cs="Times New Roman"/>
                <w:color w:val="000000"/>
              </w:rPr>
              <w:t>13.0</w:t>
            </w:r>
            <w:r>
              <w:rPr>
                <w:rFonts w:eastAsia="Times New Roman" w:cs="Times New Roman"/>
                <w:color w:val="000000"/>
              </w:rPr>
              <w:br/>
              <w:t>(11.2, 15.0)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E74A4" w14:textId="77777777" w:rsidR="003462B7" w:rsidRDefault="00273294">
            <w:pPr>
              <w:spacing w:before="100" w:after="100"/>
              <w:ind w:left="100" w:right="100"/>
              <w:jc w:val="center"/>
            </w:pPr>
            <w:r>
              <w:rPr>
                <w:rFonts w:eastAsia="Times New Roman" w:cs="Times New Roman"/>
                <w:color w:val="000000"/>
              </w:rPr>
              <w:t>0.80</w:t>
            </w:r>
            <w:r>
              <w:rPr>
                <w:rFonts w:eastAsia="Times New Roman" w:cs="Times New Roman"/>
                <w:color w:val="000000"/>
              </w:rPr>
              <w:br/>
              <w:t>(0.64, 1.01)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D7253" w14:textId="77777777" w:rsidR="003462B7" w:rsidRDefault="00273294">
            <w:pPr>
              <w:spacing w:before="100" w:after="100"/>
              <w:ind w:left="100" w:right="100"/>
              <w:jc w:val="center"/>
            </w:pPr>
            <w:r>
              <w:rPr>
                <w:rFonts w:eastAsia="Times New Roman" w:cs="Times New Roman"/>
                <w:color w:val="000000"/>
              </w:rPr>
              <w:t>386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79D36" w14:textId="77777777" w:rsidR="003462B7" w:rsidRDefault="00273294">
            <w:pPr>
              <w:spacing w:before="100" w:after="100"/>
              <w:ind w:left="100" w:right="100"/>
              <w:jc w:val="center"/>
            </w:pPr>
            <w:r>
              <w:rPr>
                <w:rFonts w:eastAsia="Times New Roman" w:cs="Times New Roman"/>
                <w:color w:val="000000"/>
              </w:rPr>
              <w:t>426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71043" w14:textId="77777777" w:rsidR="003462B7" w:rsidRDefault="00273294">
            <w:pPr>
              <w:spacing w:before="100" w:after="100"/>
              <w:ind w:left="100" w:right="100"/>
              <w:jc w:val="center"/>
            </w:pPr>
            <w:r>
              <w:rPr>
                <w:rFonts w:eastAsia="Times New Roman" w:cs="Times New Roman"/>
                <w:color w:val="000000"/>
              </w:rPr>
              <w:t>31.4</w:t>
            </w:r>
            <w:r>
              <w:rPr>
                <w:rFonts w:eastAsia="Times New Roman" w:cs="Times New Roman"/>
                <w:color w:val="000000"/>
              </w:rPr>
              <w:br/>
              <w:t>(28.4, 34.6)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67A68A" w14:textId="77777777" w:rsidR="003462B7" w:rsidRDefault="00273294">
            <w:pPr>
              <w:spacing w:before="100" w:after="100"/>
              <w:ind w:left="100" w:right="100"/>
              <w:jc w:val="center"/>
            </w:pPr>
            <w:r>
              <w:rPr>
                <w:rFonts w:eastAsia="Times New Roman" w:cs="Times New Roman"/>
                <w:color w:val="000000"/>
              </w:rPr>
              <w:t>34.2</w:t>
            </w:r>
            <w:r>
              <w:rPr>
                <w:rFonts w:eastAsia="Times New Roman" w:cs="Times New Roman"/>
                <w:color w:val="000000"/>
              </w:rPr>
              <w:br/>
              <w:t>(31.1, 37.6)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6CF1EC"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(0.94, 1.28)</w:t>
            </w:r>
          </w:p>
        </w:tc>
      </w:tr>
      <w:tr w:rsidR="003462B7" w14:paraId="324A4AAB"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A0AB98" w14:textId="77777777" w:rsidR="003462B7" w:rsidRDefault="00273294">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E3CD3E" w14:textId="77777777" w:rsidR="003462B7" w:rsidRDefault="00273294">
            <w:pPr>
              <w:spacing w:before="100" w:after="100"/>
              <w:ind w:left="100" w:right="100"/>
              <w:jc w:val="center"/>
            </w:pPr>
            <w:r>
              <w:rPr>
                <w:rFonts w:eastAsia="Times New Roman" w:cs="Times New Roman"/>
                <w:color w:val="000000"/>
              </w:rPr>
              <w:t>81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5BA5D" w14:textId="77777777" w:rsidR="003462B7" w:rsidRDefault="00273294">
            <w:pPr>
              <w:spacing w:before="100" w:after="100"/>
              <w:ind w:left="100" w:right="100"/>
              <w:jc w:val="center"/>
            </w:pPr>
            <w:r>
              <w:rPr>
                <w:rFonts w:eastAsia="Times New Roman" w:cs="Times New Roman"/>
                <w:color w:val="000000"/>
              </w:rPr>
              <w:t>68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B3890" w14:textId="77777777" w:rsidR="003462B7" w:rsidRDefault="00273294">
            <w:pPr>
              <w:spacing w:before="100" w:after="100"/>
              <w:ind w:left="100" w:right="100"/>
              <w:jc w:val="center"/>
            </w:pPr>
            <w:r>
              <w:rPr>
                <w:rFonts w:eastAsia="Times New Roman" w:cs="Times New Roman"/>
                <w:color w:val="000000"/>
              </w:rPr>
              <w:t>13.2</w:t>
            </w:r>
            <w:r>
              <w:rPr>
                <w:rFonts w:eastAsia="Times New Roman" w:cs="Times New Roman"/>
                <w:color w:val="000000"/>
              </w:rPr>
              <w:br/>
              <w:t>(10.5, 16.3)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859753" w14:textId="77777777" w:rsidR="003462B7" w:rsidRDefault="00273294">
            <w:pPr>
              <w:spacing w:before="100" w:after="100"/>
              <w:ind w:left="100" w:right="100"/>
              <w:jc w:val="center"/>
            </w:pPr>
            <w:r>
              <w:rPr>
                <w:rFonts w:eastAsia="Times New Roman" w:cs="Times New Roman"/>
                <w:color w:val="000000"/>
              </w:rPr>
              <w:t>11.5</w:t>
            </w:r>
            <w:r>
              <w:rPr>
                <w:rFonts w:eastAsia="Times New Roman" w:cs="Times New Roman"/>
                <w:color w:val="000000"/>
              </w:rPr>
              <w:br/>
              <w:t>(8.9, 14.4)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B08AB" w14:textId="77777777" w:rsidR="003462B7" w:rsidRDefault="00273294">
            <w:pPr>
              <w:spacing w:before="100" w:after="100"/>
              <w:ind w:left="100" w:right="100"/>
              <w:jc w:val="center"/>
            </w:pPr>
            <w:r>
              <w:rPr>
                <w:rFonts w:eastAsia="Times New Roman" w:cs="Times New Roman"/>
                <w:color w:val="000000"/>
              </w:rPr>
              <w:t>0.85</w:t>
            </w:r>
            <w:r>
              <w:rPr>
                <w:rFonts w:eastAsia="Times New Roman" w:cs="Times New Roman"/>
                <w:color w:val="000000"/>
              </w:rPr>
              <w:br/>
              <w:t>(0.59, 1.24)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866D5" w14:textId="77777777" w:rsidR="003462B7" w:rsidRDefault="00273294">
            <w:pPr>
              <w:spacing w:before="100" w:after="100"/>
              <w:ind w:left="100" w:right="100"/>
              <w:jc w:val="center"/>
            </w:pPr>
            <w:r>
              <w:rPr>
                <w:rFonts w:eastAsia="Times New Roman" w:cs="Times New Roman"/>
                <w:color w:val="000000"/>
              </w:rPr>
              <w:t>150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6DC3A2" w14:textId="77777777" w:rsidR="003462B7" w:rsidRDefault="00273294">
            <w:pPr>
              <w:spacing w:before="100" w:after="100"/>
              <w:ind w:left="100" w:right="100"/>
              <w:jc w:val="center"/>
            </w:pPr>
            <w:r>
              <w:rPr>
                <w:rFonts w:eastAsia="Times New Roman" w:cs="Times New Roman"/>
                <w:color w:val="000000"/>
              </w:rPr>
              <w:t>151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F6F7EB" w14:textId="77777777" w:rsidR="003462B7" w:rsidRDefault="00273294">
            <w:pPr>
              <w:spacing w:before="100" w:after="100"/>
              <w:ind w:left="100" w:right="100"/>
              <w:jc w:val="center"/>
            </w:pPr>
            <w:r>
              <w:rPr>
                <w:rFonts w:eastAsia="Times New Roman" w:cs="Times New Roman"/>
                <w:color w:val="000000"/>
              </w:rPr>
              <w:t>25.7</w:t>
            </w:r>
            <w:r>
              <w:rPr>
                <w:rFonts w:eastAsia="Times New Roman" w:cs="Times New Roman"/>
                <w:color w:val="000000"/>
              </w:rPr>
              <w:br/>
              <w:t>(21.8, 30.0)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1B296" w14:textId="77777777" w:rsidR="003462B7" w:rsidRDefault="00273294">
            <w:pPr>
              <w:spacing w:before="100" w:after="100"/>
              <w:ind w:left="100" w:right="100"/>
              <w:jc w:val="center"/>
            </w:pPr>
            <w:r>
              <w:rPr>
                <w:rFonts w:eastAsia="Times New Roman" w:cs="Times New Roman"/>
                <w:color w:val="000000"/>
              </w:rPr>
              <w:t>26.7</w:t>
            </w:r>
            <w:r>
              <w:rPr>
                <w:rFonts w:eastAsia="Times New Roman" w:cs="Times New Roman"/>
                <w:color w:val="000000"/>
              </w:rPr>
              <w:br/>
              <w:t>(22.6, 31.1)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7CF184"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(0.78, 1.32)</w:t>
            </w:r>
          </w:p>
        </w:tc>
      </w:tr>
      <w:tr w:rsidR="003462B7" w14:paraId="3568E875"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71F4362" w14:textId="77777777" w:rsidR="003462B7" w:rsidRDefault="00273294">
            <w:pPr>
              <w:spacing w:before="100" w:after="100"/>
              <w:ind w:left="100" w:right="100"/>
            </w:pPr>
            <w:r>
              <w:rPr>
                <w:rFonts w:eastAsia="Times New Roman" w:cs="Times New Roman"/>
                <w:i/>
                <w:color w:val="000000"/>
              </w:rPr>
              <w:t xml:space="preserve">Chronic Kidney </w:t>
            </w:r>
            <w:proofErr w:type="spellStart"/>
            <w:r>
              <w:rPr>
                <w:rFonts w:eastAsia="Times New Roman" w:cs="Times New Roman"/>
                <w:i/>
                <w:color w:val="000000"/>
              </w:rPr>
              <w:t>Disease</w:t>
            </w:r>
            <w:r>
              <w:rPr>
                <w:rFonts w:eastAsia="Times New Roman" w:cs="Times New Roman"/>
                <w:i/>
                <w:color w:val="000000"/>
                <w:vertAlign w:val="superscript"/>
              </w:rPr>
              <w:t>b</w:t>
            </w:r>
            <w:proofErr w:type="spellEnd"/>
          </w:p>
        </w:tc>
      </w:tr>
      <w:tr w:rsidR="003462B7" w14:paraId="29B50CB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AAB2E3" w14:textId="77777777" w:rsidR="003462B7" w:rsidRDefault="00273294">
            <w:pPr>
              <w:spacing w:before="100" w:after="100"/>
              <w:ind w:left="300" w:right="100"/>
            </w:pPr>
            <w:r>
              <w:rPr>
                <w:rFonts w:eastAsia="Times New Roman" w:cs="Times New Roman"/>
                <w:color w:val="000000"/>
              </w:rPr>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9D74E5" w14:textId="77777777" w:rsidR="003462B7" w:rsidRDefault="00273294">
            <w:pPr>
              <w:spacing w:before="100" w:after="100"/>
              <w:ind w:left="100" w:right="100"/>
              <w:jc w:val="center"/>
            </w:pPr>
            <w:r>
              <w:rPr>
                <w:rFonts w:eastAsia="Times New Roman" w:cs="Times New Roman"/>
                <w:color w:val="000000"/>
              </w:rPr>
              <w:t>163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9A6B80" w14:textId="77777777" w:rsidR="003462B7" w:rsidRDefault="00273294">
            <w:pPr>
              <w:spacing w:before="100" w:after="100"/>
              <w:ind w:left="100" w:right="100"/>
              <w:jc w:val="center"/>
            </w:pPr>
            <w:r>
              <w:rPr>
                <w:rFonts w:eastAsia="Times New Roman" w:cs="Times New Roman"/>
                <w:color w:val="000000"/>
              </w:rPr>
              <w:t>126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1B0683"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(9.7, 13.1)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5908D" w14:textId="77777777" w:rsidR="003462B7" w:rsidRDefault="00273294">
            <w:pPr>
              <w:spacing w:before="100" w:after="100"/>
              <w:ind w:left="100" w:right="100"/>
              <w:jc w:val="center"/>
            </w:pPr>
            <w:r>
              <w:rPr>
                <w:rFonts w:eastAsia="Times New Roman" w:cs="Times New Roman"/>
                <w:color w:val="000000"/>
              </w:rPr>
              <w:t>8.7</w:t>
            </w:r>
            <w:r>
              <w:rPr>
                <w:rFonts w:eastAsia="Times New Roman" w:cs="Times New Roman"/>
                <w:color w:val="000000"/>
              </w:rPr>
              <w:br/>
              <w:t>(7.3, 10.4)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175D92"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t>(0.59, 1.01)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D768B" w14:textId="77777777" w:rsidR="003462B7" w:rsidRDefault="00273294">
            <w:pPr>
              <w:spacing w:before="100" w:after="100"/>
              <w:ind w:left="100" w:right="100"/>
              <w:jc w:val="center"/>
            </w:pPr>
            <w:r>
              <w:rPr>
                <w:rFonts w:eastAsia="Times New Roman" w:cs="Times New Roman"/>
                <w:color w:val="000000"/>
              </w:rPr>
              <w:t>316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9776D" w14:textId="77777777" w:rsidR="003462B7" w:rsidRDefault="00273294">
            <w:pPr>
              <w:spacing w:before="100" w:after="100"/>
              <w:ind w:left="100" w:right="100"/>
              <w:jc w:val="center"/>
            </w:pPr>
            <w:r>
              <w:rPr>
                <w:rFonts w:eastAsia="Times New Roman" w:cs="Times New Roman"/>
                <w:color w:val="000000"/>
              </w:rPr>
              <w:t>349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1794FE" w14:textId="77777777" w:rsidR="003462B7" w:rsidRDefault="00273294">
            <w:pPr>
              <w:spacing w:before="100" w:after="100"/>
              <w:ind w:left="100" w:right="100"/>
              <w:jc w:val="center"/>
            </w:pPr>
            <w:r>
              <w:rPr>
                <w:rFonts w:eastAsia="Times New Roman" w:cs="Times New Roman"/>
                <w:color w:val="000000"/>
              </w:rPr>
              <w:t>22.7</w:t>
            </w:r>
            <w:r>
              <w:rPr>
                <w:rFonts w:eastAsia="Times New Roman" w:cs="Times New Roman"/>
                <w:color w:val="000000"/>
              </w:rPr>
              <w:br/>
              <w:t>(20.3, 25.2)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BD2FB" w14:textId="77777777" w:rsidR="003462B7" w:rsidRDefault="00273294">
            <w:pPr>
              <w:spacing w:before="100" w:after="100"/>
              <w:ind w:left="100" w:right="100"/>
              <w:jc w:val="center"/>
            </w:pPr>
            <w:r>
              <w:rPr>
                <w:rFonts w:eastAsia="Times New Roman" w:cs="Times New Roman"/>
                <w:color w:val="000000"/>
              </w:rPr>
              <w:t>25.0</w:t>
            </w:r>
            <w:r>
              <w:rPr>
                <w:rFonts w:eastAsia="Times New Roman" w:cs="Times New Roman"/>
                <w:color w:val="000000"/>
              </w:rPr>
              <w:br/>
              <w:t>(22.5, 27.7)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9A0A8"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(0.91, 1.29)</w:t>
            </w:r>
          </w:p>
        </w:tc>
      </w:tr>
      <w:tr w:rsidR="003462B7" w14:paraId="6852D04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5EED3" w14:textId="77777777" w:rsidR="003462B7" w:rsidRDefault="00273294">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97D16B" w14:textId="77777777" w:rsidR="003462B7" w:rsidRDefault="00273294">
            <w:pPr>
              <w:spacing w:before="100" w:after="100"/>
              <w:ind w:left="100" w:right="100"/>
              <w:jc w:val="center"/>
            </w:pPr>
            <w:r>
              <w:rPr>
                <w:rFonts w:eastAsia="Times New Roman" w:cs="Times New Roman"/>
                <w:color w:val="000000"/>
              </w:rPr>
              <w:t>125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DB9F" w14:textId="77777777" w:rsidR="003462B7" w:rsidRDefault="00273294">
            <w:pPr>
              <w:spacing w:before="100" w:after="100"/>
              <w:ind w:left="100" w:right="100"/>
              <w:jc w:val="center"/>
            </w:pPr>
            <w:r>
              <w:rPr>
                <w:rFonts w:eastAsia="Times New Roman" w:cs="Times New Roman"/>
                <w:color w:val="000000"/>
              </w:rPr>
              <w:t>112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B563A" w14:textId="77777777" w:rsidR="003462B7" w:rsidRDefault="00273294">
            <w:pPr>
              <w:spacing w:before="100" w:after="100"/>
              <w:ind w:left="100" w:right="100"/>
              <w:jc w:val="center"/>
            </w:pPr>
            <w:r>
              <w:rPr>
                <w:rFonts w:eastAsia="Times New Roman" w:cs="Times New Roman"/>
                <w:color w:val="000000"/>
              </w:rPr>
              <w:t>26.5</w:t>
            </w:r>
            <w:r>
              <w:rPr>
                <w:rFonts w:eastAsia="Times New Roman" w:cs="Times New Roman"/>
                <w:color w:val="000000"/>
              </w:rPr>
              <w:br/>
              <w:t>(22.1, 31.4)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A7C563" w14:textId="77777777" w:rsidR="003462B7" w:rsidRDefault="00273294">
            <w:pPr>
              <w:spacing w:before="100" w:after="100"/>
              <w:ind w:left="100" w:right="100"/>
              <w:jc w:val="center"/>
            </w:pPr>
            <w:r>
              <w:rPr>
                <w:rFonts w:eastAsia="Times New Roman" w:cs="Times New Roman"/>
                <w:color w:val="000000"/>
              </w:rPr>
              <w:t>23.6</w:t>
            </w:r>
            <w:r>
              <w:rPr>
                <w:rFonts w:eastAsia="Times New Roman" w:cs="Times New Roman"/>
                <w:color w:val="000000"/>
              </w:rPr>
              <w:br/>
              <w:t>(19.5, 28.2)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C4A65"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(0.66, 1.19)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EDFF5" w14:textId="77777777" w:rsidR="003462B7" w:rsidRDefault="00273294">
            <w:pPr>
              <w:spacing w:before="100" w:after="100"/>
              <w:ind w:left="100" w:right="100"/>
              <w:jc w:val="center"/>
            </w:pPr>
            <w:r>
              <w:rPr>
                <w:rFonts w:eastAsia="Times New Roman" w:cs="Times New Roman"/>
                <w:color w:val="000000"/>
              </w:rPr>
              <w:t>220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72769F" w14:textId="77777777" w:rsidR="003462B7" w:rsidRDefault="00273294">
            <w:pPr>
              <w:spacing w:before="100" w:after="100"/>
              <w:ind w:left="100" w:right="100"/>
              <w:jc w:val="center"/>
            </w:pPr>
            <w:r>
              <w:rPr>
                <w:rFonts w:eastAsia="Times New Roman" w:cs="Times New Roman"/>
                <w:color w:val="000000"/>
              </w:rPr>
              <w:t>227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D8993" w14:textId="77777777" w:rsidR="003462B7" w:rsidRDefault="00273294">
            <w:pPr>
              <w:spacing w:before="100" w:after="100"/>
              <w:ind w:left="100" w:right="100"/>
              <w:jc w:val="center"/>
            </w:pPr>
            <w:r>
              <w:rPr>
                <w:rFonts w:eastAsia="Times New Roman" w:cs="Times New Roman"/>
                <w:color w:val="000000"/>
              </w:rPr>
              <w:t>53.8</w:t>
            </w:r>
            <w:r>
              <w:rPr>
                <w:rFonts w:eastAsia="Times New Roman" w:cs="Times New Roman"/>
                <w:color w:val="000000"/>
              </w:rPr>
              <w:br/>
              <w:t>(47.0, 61.2)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D3C81B" w14:textId="77777777" w:rsidR="003462B7" w:rsidRDefault="00273294">
            <w:pPr>
              <w:spacing w:before="100" w:after="100"/>
              <w:ind w:left="100" w:right="100"/>
              <w:jc w:val="center"/>
            </w:pPr>
            <w:r>
              <w:rPr>
                <w:rFonts w:eastAsia="Times New Roman" w:cs="Times New Roman"/>
                <w:color w:val="000000"/>
              </w:rPr>
              <w:t>55.5</w:t>
            </w:r>
            <w:r>
              <w:rPr>
                <w:rFonts w:eastAsia="Times New Roman" w:cs="Times New Roman"/>
                <w:color w:val="000000"/>
              </w:rPr>
              <w:br/>
              <w:t>(48.6, 63.1)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0AFBD"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(0.82, 1.26)</w:t>
            </w:r>
          </w:p>
        </w:tc>
      </w:tr>
      <w:tr w:rsidR="003462B7" w14:paraId="344DEFC1"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4C0D4647" w14:textId="77777777" w:rsidR="003462B7" w:rsidRDefault="00273294">
            <w:pPr>
              <w:spacing w:before="100" w:after="100"/>
              <w:ind w:left="100" w:right="100"/>
            </w:pPr>
            <w:r>
              <w:rPr>
                <w:rFonts w:eastAsia="Times New Roman" w:cs="Times New Roman"/>
                <w:i/>
                <w:color w:val="000000"/>
              </w:rPr>
              <w:t>Cognitive Function</w:t>
            </w:r>
          </w:p>
        </w:tc>
      </w:tr>
      <w:tr w:rsidR="003462B7" w14:paraId="1078147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F39069" w14:textId="77777777" w:rsidR="003462B7" w:rsidRDefault="00273294">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7E90F" w14:textId="77777777" w:rsidR="003462B7" w:rsidRDefault="00273294">
            <w:pPr>
              <w:spacing w:before="100" w:after="100"/>
              <w:ind w:left="100" w:right="100"/>
              <w:jc w:val="center"/>
            </w:pPr>
            <w:r>
              <w:rPr>
                <w:rFonts w:eastAsia="Times New Roman" w:cs="Times New Roman"/>
                <w:color w:val="000000"/>
              </w:rPr>
              <w:t>212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4A0EB" w14:textId="77777777" w:rsidR="003462B7" w:rsidRDefault="00273294">
            <w:pPr>
              <w:spacing w:before="100" w:after="100"/>
              <w:ind w:left="100" w:right="100"/>
              <w:jc w:val="center"/>
            </w:pPr>
            <w:r>
              <w:rPr>
                <w:rFonts w:eastAsia="Times New Roman" w:cs="Times New Roman"/>
                <w:color w:val="000000"/>
              </w:rPr>
              <w:t>152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8E2141" w14:textId="77777777" w:rsidR="003462B7" w:rsidRDefault="00273294">
            <w:pPr>
              <w:spacing w:before="100" w:after="100"/>
              <w:ind w:left="100" w:right="100"/>
              <w:jc w:val="center"/>
            </w:pPr>
            <w:r>
              <w:rPr>
                <w:rFonts w:eastAsia="Times New Roman" w:cs="Times New Roman"/>
                <w:color w:val="000000"/>
              </w:rPr>
              <w:t>15.1</w:t>
            </w:r>
            <w:r>
              <w:rPr>
                <w:rFonts w:eastAsia="Times New Roman" w:cs="Times New Roman"/>
                <w:color w:val="000000"/>
              </w:rPr>
              <w:br/>
              <w:t>(13.1, 17.2)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E71D6" w14:textId="77777777" w:rsidR="003462B7" w:rsidRDefault="00273294">
            <w:pPr>
              <w:spacing w:before="100" w:after="100"/>
              <w:ind w:left="100" w:right="100"/>
              <w:jc w:val="center"/>
            </w:pPr>
            <w:r>
              <w:rPr>
                <w:rFonts w:eastAsia="Times New Roman" w:cs="Times New Roman"/>
                <w:color w:val="000000"/>
              </w:rPr>
              <w:t>10.8</w:t>
            </w:r>
            <w:r>
              <w:rPr>
                <w:rFonts w:eastAsia="Times New Roman" w:cs="Times New Roman"/>
                <w:color w:val="000000"/>
              </w:rPr>
              <w:br/>
              <w:t>(9.1, 12.6)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1F391" w14:textId="77777777" w:rsidR="003462B7" w:rsidRDefault="00273294">
            <w:pPr>
              <w:spacing w:before="100" w:after="100"/>
              <w:ind w:left="100" w:right="100"/>
              <w:jc w:val="center"/>
            </w:pPr>
            <w:r>
              <w:rPr>
                <w:rFonts w:eastAsia="Times New Roman" w:cs="Times New Roman"/>
                <w:color w:val="000000"/>
              </w:rPr>
              <w:t>0.70</w:t>
            </w:r>
            <w:r>
              <w:rPr>
                <w:rFonts w:eastAsia="Times New Roman" w:cs="Times New Roman"/>
                <w:color w:val="000000"/>
              </w:rPr>
              <w:br/>
              <w:t>(0.55, 0.89)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69A678" w14:textId="77777777" w:rsidR="003462B7" w:rsidRDefault="00273294">
            <w:pPr>
              <w:spacing w:before="100" w:after="100"/>
              <w:ind w:left="100" w:right="100"/>
              <w:jc w:val="center"/>
            </w:pPr>
            <w:r>
              <w:rPr>
                <w:rFonts w:eastAsia="Times New Roman" w:cs="Times New Roman"/>
                <w:color w:val="000000"/>
              </w:rPr>
              <w:t>357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240430" w14:textId="77777777" w:rsidR="003462B7" w:rsidRDefault="00273294">
            <w:pPr>
              <w:spacing w:before="100" w:after="100"/>
              <w:ind w:left="100" w:right="100"/>
              <w:jc w:val="center"/>
            </w:pPr>
            <w:r>
              <w:rPr>
                <w:rFonts w:eastAsia="Times New Roman" w:cs="Times New Roman"/>
                <w:color w:val="000000"/>
              </w:rPr>
              <w:t>408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C180ED" w14:textId="77777777" w:rsidR="003462B7" w:rsidRDefault="00273294">
            <w:pPr>
              <w:spacing w:before="100" w:after="100"/>
              <w:ind w:left="100" w:right="100"/>
              <w:jc w:val="center"/>
            </w:pPr>
            <w:r>
              <w:rPr>
                <w:rFonts w:eastAsia="Times New Roman" w:cs="Times New Roman"/>
                <w:color w:val="000000"/>
              </w:rPr>
              <w:t>26.9</w:t>
            </w:r>
            <w:r>
              <w:rPr>
                <w:rFonts w:eastAsia="Times New Roman" w:cs="Times New Roman"/>
                <w:color w:val="000000"/>
              </w:rPr>
              <w:br/>
              <w:t>(24.2, 29.8)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7BD59E" w14:textId="77777777" w:rsidR="003462B7" w:rsidRDefault="00273294">
            <w:pPr>
              <w:spacing w:before="100" w:after="100"/>
              <w:ind w:left="100" w:right="100"/>
              <w:jc w:val="center"/>
            </w:pPr>
            <w:r>
              <w:rPr>
                <w:rFonts w:eastAsia="Times New Roman" w:cs="Times New Roman"/>
                <w:color w:val="000000"/>
              </w:rPr>
              <w:t>30.7</w:t>
            </w:r>
            <w:r>
              <w:rPr>
                <w:rFonts w:eastAsia="Times New Roman" w:cs="Times New Roman"/>
                <w:color w:val="000000"/>
              </w:rPr>
              <w:br/>
              <w:t>(27.8, 33.8)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F0037"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(0.96, 1.33)</w:t>
            </w:r>
          </w:p>
        </w:tc>
      </w:tr>
      <w:tr w:rsidR="003462B7" w14:paraId="6F98222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54AC7" w14:textId="77777777" w:rsidR="003462B7" w:rsidRDefault="00273294">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2ADAD" w14:textId="77777777" w:rsidR="003462B7" w:rsidRDefault="00273294">
            <w:pPr>
              <w:spacing w:before="100" w:after="100"/>
              <w:ind w:left="100" w:right="100"/>
              <w:jc w:val="center"/>
            </w:pPr>
            <w:r>
              <w:rPr>
                <w:rFonts w:eastAsia="Times New Roman" w:cs="Times New Roman"/>
                <w:color w:val="000000"/>
              </w:rPr>
              <w:t>77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CDA993" w14:textId="77777777" w:rsidR="003462B7" w:rsidRDefault="00273294">
            <w:pPr>
              <w:spacing w:before="100" w:after="100"/>
              <w:ind w:left="100" w:right="100"/>
              <w:jc w:val="center"/>
            </w:pPr>
            <w:r>
              <w:rPr>
                <w:rFonts w:eastAsia="Times New Roman" w:cs="Times New Roman"/>
                <w:color w:val="000000"/>
              </w:rPr>
              <w:t>83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EF639D" w14:textId="77777777" w:rsidR="003462B7" w:rsidRDefault="00273294">
            <w:pPr>
              <w:spacing w:before="100" w:after="100"/>
              <w:ind w:left="100" w:right="100"/>
              <w:jc w:val="center"/>
            </w:pPr>
            <w:r>
              <w:rPr>
                <w:rFonts w:eastAsia="Times New Roman" w:cs="Times New Roman"/>
                <w:color w:val="000000"/>
              </w:rPr>
              <w:t>15.3</w:t>
            </w:r>
            <w:r>
              <w:rPr>
                <w:rFonts w:eastAsia="Times New Roman" w:cs="Times New Roman"/>
                <w:color w:val="000000"/>
              </w:rPr>
              <w:br/>
              <w:t>(12.1, 19.0)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CD5781" w14:textId="77777777" w:rsidR="003462B7" w:rsidRDefault="00273294">
            <w:pPr>
              <w:spacing w:before="100" w:after="100"/>
              <w:ind w:left="100" w:right="100"/>
              <w:jc w:val="center"/>
            </w:pPr>
            <w:r>
              <w:rPr>
                <w:rFonts w:eastAsia="Times New Roman" w:cs="Times New Roman"/>
                <w:color w:val="000000"/>
              </w:rPr>
              <w:t>16.5</w:t>
            </w:r>
            <w:r>
              <w:rPr>
                <w:rFonts w:eastAsia="Times New Roman" w:cs="Times New Roman"/>
                <w:color w:val="000000"/>
              </w:rPr>
              <w:br/>
              <w:t>(13.2, 20.3)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29EB1"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(0.79, 1.62)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EDA4C" w14:textId="77777777" w:rsidR="003462B7" w:rsidRDefault="00273294">
            <w:pPr>
              <w:spacing w:before="100" w:after="100"/>
              <w:ind w:left="100" w:right="100"/>
              <w:jc w:val="center"/>
            </w:pPr>
            <w:r>
              <w:rPr>
                <w:rFonts w:eastAsia="Times New Roman" w:cs="Times New Roman"/>
                <w:color w:val="000000"/>
              </w:rPr>
              <w:t>176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F961F7" w14:textId="77777777" w:rsidR="003462B7" w:rsidRDefault="00273294">
            <w:pPr>
              <w:spacing w:before="100" w:after="100"/>
              <w:ind w:left="100" w:right="100"/>
              <w:jc w:val="center"/>
            </w:pPr>
            <w:r>
              <w:rPr>
                <w:rFonts w:eastAsia="Times New Roman" w:cs="Times New Roman"/>
                <w:color w:val="000000"/>
              </w:rPr>
              <w:t>165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FF7BB" w14:textId="77777777" w:rsidR="003462B7" w:rsidRDefault="00273294">
            <w:pPr>
              <w:spacing w:before="100" w:after="100"/>
              <w:ind w:left="100" w:right="100"/>
              <w:jc w:val="center"/>
            </w:pPr>
            <w:r>
              <w:rPr>
                <w:rFonts w:eastAsia="Times New Roman" w:cs="Times New Roman"/>
                <w:color w:val="000000"/>
              </w:rPr>
              <w:t>36.8</w:t>
            </w:r>
            <w:r>
              <w:rPr>
                <w:rFonts w:eastAsia="Times New Roman" w:cs="Times New Roman"/>
                <w:color w:val="000000"/>
              </w:rPr>
              <w:br/>
              <w:t>(31.7, 42.6)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F80D8" w14:textId="77777777" w:rsidR="003462B7" w:rsidRDefault="00273294">
            <w:pPr>
              <w:spacing w:before="100" w:after="100"/>
              <w:ind w:left="100" w:right="100"/>
              <w:jc w:val="center"/>
            </w:pPr>
            <w:r>
              <w:rPr>
                <w:rFonts w:eastAsia="Times New Roman" w:cs="Times New Roman"/>
                <w:color w:val="000000"/>
              </w:rPr>
              <w:t>34.7</w:t>
            </w:r>
            <w:r>
              <w:rPr>
                <w:rFonts w:eastAsia="Times New Roman" w:cs="Times New Roman"/>
                <w:color w:val="000000"/>
              </w:rPr>
              <w:br/>
              <w:t>(29.6, 40.2)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EDC58" w14:textId="77777777" w:rsidR="003462B7" w:rsidRDefault="00273294">
            <w:pPr>
              <w:spacing w:before="100" w:after="100"/>
              <w:ind w:left="100" w:right="100"/>
              <w:jc w:val="center"/>
            </w:pPr>
            <w:r>
              <w:rPr>
                <w:rFonts w:eastAsia="Times New Roman" w:cs="Times New Roman"/>
                <w:color w:val="000000"/>
              </w:rPr>
              <w:t>0.98</w:t>
            </w:r>
            <w:r>
              <w:rPr>
                <w:rFonts w:eastAsia="Times New Roman" w:cs="Times New Roman"/>
                <w:color w:val="000000"/>
              </w:rPr>
              <w:br/>
              <w:t>(0.76, 1.26)</w:t>
            </w:r>
          </w:p>
        </w:tc>
      </w:tr>
      <w:tr w:rsidR="003462B7" w14:paraId="17E71E9F" w14:textId="77777777">
        <w:trPr>
          <w:cantSplit/>
          <w:jc w:val="center"/>
        </w:trPr>
        <w:tc>
          <w:tcPr>
            <w:tcW w:w="15840" w:type="dxa"/>
            <w:gridSpan w:val="11"/>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3A638B63" w14:textId="77777777" w:rsidR="003462B7" w:rsidRDefault="00273294">
            <w:pPr>
              <w:spacing w:before="100" w:after="100"/>
              <w:ind w:left="100" w:right="100"/>
            </w:pPr>
            <w:r>
              <w:rPr>
                <w:rFonts w:eastAsia="Times New Roman" w:cs="Times New Roman"/>
                <w:i/>
                <w:color w:val="000000"/>
              </w:rPr>
              <w:t>Frailty Status</w:t>
            </w:r>
          </w:p>
        </w:tc>
      </w:tr>
      <w:tr w:rsidR="003462B7" w14:paraId="22B1F8F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E8272" w14:textId="77777777" w:rsidR="003462B7" w:rsidRDefault="00273294">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F0A3C" w14:textId="77777777" w:rsidR="003462B7" w:rsidRDefault="00273294">
            <w:pPr>
              <w:spacing w:before="100" w:after="100"/>
              <w:ind w:left="100" w:right="100"/>
              <w:jc w:val="center"/>
            </w:pPr>
            <w:r>
              <w:rPr>
                <w:rFonts w:eastAsia="Times New Roman" w:cs="Times New Roman"/>
                <w:color w:val="000000"/>
              </w:rPr>
              <w:t>21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869D3" w14:textId="77777777" w:rsidR="003462B7" w:rsidRDefault="00273294">
            <w:pPr>
              <w:spacing w:before="100" w:after="100"/>
              <w:ind w:left="100" w:right="100"/>
              <w:jc w:val="center"/>
            </w:pPr>
            <w:r>
              <w:rPr>
                <w:rFonts w:eastAsia="Times New Roman" w:cs="Times New Roman"/>
                <w:color w:val="000000"/>
              </w:rPr>
              <w:t>18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0AF2D" w14:textId="77777777" w:rsidR="003462B7" w:rsidRDefault="00273294">
            <w:pPr>
              <w:spacing w:before="100" w:after="100"/>
              <w:ind w:left="100" w:right="100"/>
              <w:jc w:val="center"/>
            </w:pPr>
            <w:r>
              <w:rPr>
                <w:rFonts w:eastAsia="Times New Roman" w:cs="Times New Roman"/>
                <w:color w:val="000000"/>
              </w:rPr>
              <w:t>6.9</w:t>
            </w:r>
            <w:r>
              <w:rPr>
                <w:rFonts w:eastAsia="Times New Roman" w:cs="Times New Roman"/>
                <w:color w:val="000000"/>
              </w:rPr>
              <w:br/>
              <w:t>(4.4, 10.3)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D1DED" w14:textId="77777777" w:rsidR="003462B7" w:rsidRDefault="00273294">
            <w:pPr>
              <w:spacing w:before="100" w:after="100"/>
              <w:ind w:left="100" w:right="100"/>
              <w:jc w:val="center"/>
            </w:pPr>
            <w:r>
              <w:rPr>
                <w:rFonts w:eastAsia="Times New Roman" w:cs="Times New Roman"/>
                <w:color w:val="000000"/>
              </w:rPr>
              <w:t>5.7</w:t>
            </w:r>
            <w:r>
              <w:rPr>
                <w:rFonts w:eastAsia="Times New Roman" w:cs="Times New Roman"/>
                <w:color w:val="000000"/>
              </w:rPr>
              <w:br/>
              <w:t>(3.4, 8.7)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1D8FF"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(0.43, 1.87)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EAEEA" w14:textId="77777777" w:rsidR="003462B7" w:rsidRDefault="00273294">
            <w:pPr>
              <w:spacing w:before="100" w:after="100"/>
              <w:ind w:left="100" w:right="100"/>
              <w:jc w:val="center"/>
            </w:pPr>
            <w:r>
              <w:rPr>
                <w:rFonts w:eastAsia="Times New Roman" w:cs="Times New Roman"/>
                <w:color w:val="000000"/>
              </w:rPr>
              <w:t>34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291FA6" w14:textId="77777777" w:rsidR="003462B7" w:rsidRDefault="00273294">
            <w:pPr>
              <w:spacing w:before="100" w:after="100"/>
              <w:ind w:left="100" w:right="100"/>
              <w:jc w:val="center"/>
            </w:pPr>
            <w:r>
              <w:rPr>
                <w:rFonts w:eastAsia="Times New Roman" w:cs="Times New Roman"/>
                <w:color w:val="000000"/>
              </w:rPr>
              <w:t>42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AFF892"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(7.9, 15.5)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FEE01" w14:textId="77777777" w:rsidR="003462B7" w:rsidRDefault="00273294">
            <w:pPr>
              <w:spacing w:before="100" w:after="100"/>
              <w:ind w:left="100" w:right="100"/>
              <w:jc w:val="center"/>
            </w:pPr>
            <w:r>
              <w:rPr>
                <w:rFonts w:eastAsia="Times New Roman" w:cs="Times New Roman"/>
                <w:color w:val="000000"/>
              </w:rPr>
              <w:t>13.4</w:t>
            </w:r>
            <w:r>
              <w:rPr>
                <w:rFonts w:eastAsia="Times New Roman" w:cs="Times New Roman"/>
                <w:color w:val="000000"/>
              </w:rPr>
              <w:br/>
              <w:t>(9.7, 17.8)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BA6497" w14:textId="77777777" w:rsidR="003462B7" w:rsidRDefault="00273294">
            <w:pPr>
              <w:spacing w:before="100" w:after="100"/>
              <w:ind w:left="100" w:right="100"/>
              <w:jc w:val="center"/>
            </w:pPr>
            <w:r>
              <w:rPr>
                <w:rFonts w:eastAsia="Times New Roman" w:cs="Times New Roman"/>
                <w:color w:val="000000"/>
              </w:rPr>
              <w:t>1.26</w:t>
            </w:r>
            <w:r>
              <w:rPr>
                <w:rFonts w:eastAsia="Times New Roman" w:cs="Times New Roman"/>
                <w:color w:val="000000"/>
              </w:rPr>
              <w:br/>
              <w:t>(0.72, 2.2)</w:t>
            </w:r>
          </w:p>
        </w:tc>
      </w:tr>
      <w:tr w:rsidR="003462B7" w14:paraId="0D1C240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A88B79" w14:textId="77777777" w:rsidR="003462B7" w:rsidRDefault="00273294">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B6AD5" w14:textId="77777777" w:rsidR="003462B7" w:rsidRDefault="00273294">
            <w:pPr>
              <w:spacing w:before="100" w:after="100"/>
              <w:ind w:left="100" w:right="100"/>
              <w:jc w:val="center"/>
            </w:pPr>
            <w:r>
              <w:rPr>
                <w:rFonts w:eastAsia="Times New Roman" w:cs="Times New Roman"/>
                <w:color w:val="000000"/>
              </w:rPr>
              <w:t>107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E7154" w14:textId="77777777" w:rsidR="003462B7" w:rsidRDefault="00273294">
            <w:pPr>
              <w:spacing w:before="100" w:after="100"/>
              <w:ind w:left="100" w:right="100"/>
              <w:jc w:val="center"/>
            </w:pPr>
            <w:r>
              <w:rPr>
                <w:rFonts w:eastAsia="Times New Roman" w:cs="Times New Roman"/>
                <w:color w:val="000000"/>
              </w:rPr>
              <w:t>93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E7868"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(8.8, 12.8)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AE2644" w14:textId="77777777" w:rsidR="003462B7" w:rsidRDefault="00273294">
            <w:pPr>
              <w:spacing w:before="100" w:after="100"/>
              <w:ind w:left="100" w:right="100"/>
              <w:jc w:val="center"/>
            </w:pPr>
            <w:r>
              <w:rPr>
                <w:rFonts w:eastAsia="Times New Roman" w:cs="Times New Roman"/>
                <w:color w:val="000000"/>
              </w:rPr>
              <w:t>9.5</w:t>
            </w:r>
            <w:r>
              <w:rPr>
                <w:rFonts w:eastAsia="Times New Roman" w:cs="Times New Roman"/>
                <w:color w:val="000000"/>
              </w:rPr>
              <w:br/>
              <w:t>(7.7, 11.6)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FEDB8B"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(0.66, 1.24)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3918FF" w14:textId="77777777" w:rsidR="003462B7" w:rsidRDefault="00273294">
            <w:pPr>
              <w:spacing w:before="100" w:after="100"/>
              <w:ind w:left="100" w:right="100"/>
              <w:jc w:val="center"/>
            </w:pPr>
            <w:r>
              <w:rPr>
                <w:rFonts w:eastAsia="Times New Roman" w:cs="Times New Roman"/>
                <w:color w:val="000000"/>
              </w:rPr>
              <w:t>251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0BCA3" w14:textId="77777777" w:rsidR="003462B7" w:rsidRDefault="00273294">
            <w:pPr>
              <w:spacing w:before="100" w:after="100"/>
              <w:ind w:left="100" w:right="100"/>
              <w:jc w:val="center"/>
            </w:pPr>
            <w:r>
              <w:rPr>
                <w:rFonts w:eastAsia="Times New Roman" w:cs="Times New Roman"/>
                <w:color w:val="000000"/>
              </w:rPr>
              <w:t>261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D1966E" w14:textId="77777777" w:rsidR="003462B7" w:rsidRDefault="00273294">
            <w:pPr>
              <w:spacing w:before="100" w:after="100"/>
              <w:ind w:left="100" w:right="100"/>
              <w:jc w:val="center"/>
            </w:pPr>
            <w:r>
              <w:rPr>
                <w:rFonts w:eastAsia="Times New Roman" w:cs="Times New Roman"/>
                <w:color w:val="000000"/>
              </w:rPr>
              <w:t>26.1</w:t>
            </w:r>
            <w:r>
              <w:rPr>
                <w:rFonts w:eastAsia="Times New Roman" w:cs="Times New Roman"/>
                <w:color w:val="000000"/>
              </w:rPr>
              <w:br/>
              <w:t>(23.0, 29.5)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4ABF0" w14:textId="77777777" w:rsidR="003462B7" w:rsidRDefault="00273294">
            <w:pPr>
              <w:spacing w:before="100" w:after="100"/>
              <w:ind w:left="100" w:right="100"/>
              <w:jc w:val="center"/>
            </w:pPr>
            <w:r>
              <w:rPr>
                <w:rFonts w:eastAsia="Times New Roman" w:cs="Times New Roman"/>
                <w:color w:val="000000"/>
              </w:rPr>
              <w:t>27.8</w:t>
            </w:r>
            <w:r>
              <w:rPr>
                <w:rFonts w:eastAsia="Times New Roman" w:cs="Times New Roman"/>
                <w:color w:val="000000"/>
              </w:rPr>
              <w:br/>
              <w:t>(24.5, 31.3)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C4F5F2"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3462B7" w14:paraId="0FE4D865"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DDABC" w14:textId="77777777" w:rsidR="003462B7" w:rsidRDefault="00273294">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DD23C1" w14:textId="77777777" w:rsidR="003462B7" w:rsidRDefault="00273294">
            <w:pPr>
              <w:spacing w:before="100" w:after="100"/>
              <w:ind w:left="100" w:right="100"/>
              <w:jc w:val="center"/>
            </w:pPr>
            <w:r>
              <w:rPr>
                <w:rFonts w:eastAsia="Times New Roman" w:cs="Times New Roman"/>
                <w:color w:val="000000"/>
              </w:rPr>
              <w:t>161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18B90" w14:textId="77777777" w:rsidR="003462B7" w:rsidRDefault="00273294">
            <w:pPr>
              <w:spacing w:before="100" w:after="100"/>
              <w:ind w:left="100" w:right="100"/>
              <w:jc w:val="center"/>
            </w:pPr>
            <w:r>
              <w:rPr>
                <w:rFonts w:eastAsia="Times New Roman" w:cs="Times New Roman"/>
                <w:color w:val="000000"/>
              </w:rPr>
              <w:t>127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3F518" w14:textId="77777777" w:rsidR="003462B7" w:rsidRDefault="00273294">
            <w:pPr>
              <w:spacing w:before="100" w:after="100"/>
              <w:ind w:left="100" w:right="100"/>
              <w:jc w:val="center"/>
            </w:pPr>
            <w:r>
              <w:rPr>
                <w:rFonts w:eastAsia="Times New Roman" w:cs="Times New Roman"/>
                <w:color w:val="000000"/>
              </w:rPr>
              <w:t>26.4</w:t>
            </w:r>
            <w:r>
              <w:rPr>
                <w:rFonts w:eastAsia="Times New Roman" w:cs="Times New Roman"/>
                <w:color w:val="000000"/>
              </w:rPr>
              <w:br/>
              <w:t>(22.5, 30.7)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1E7521" w14:textId="77777777" w:rsidR="003462B7" w:rsidRDefault="00273294">
            <w:pPr>
              <w:spacing w:before="100" w:after="100"/>
              <w:ind w:left="100" w:right="100"/>
              <w:jc w:val="center"/>
            </w:pPr>
            <w:r>
              <w:rPr>
                <w:rFonts w:eastAsia="Times New Roman" w:cs="Times New Roman"/>
                <w:color w:val="000000"/>
              </w:rPr>
              <w:t>20.4</w:t>
            </w:r>
            <w:r>
              <w:rPr>
                <w:rFonts w:eastAsia="Times New Roman" w:cs="Times New Roman"/>
                <w:color w:val="000000"/>
              </w:rPr>
              <w:br/>
              <w:t>(17.1, 24.2)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063E8"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(0.57, 0.98)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58ADA" w14:textId="77777777" w:rsidR="003462B7" w:rsidRDefault="00273294">
            <w:pPr>
              <w:spacing w:before="100" w:after="100"/>
              <w:ind w:left="100" w:right="100"/>
              <w:jc w:val="center"/>
            </w:pPr>
            <w:r>
              <w:rPr>
                <w:rFonts w:eastAsia="Times New Roman" w:cs="Times New Roman"/>
                <w:color w:val="000000"/>
              </w:rPr>
              <w:t>251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CC9A7" w14:textId="77777777" w:rsidR="003462B7" w:rsidRDefault="00273294">
            <w:pPr>
              <w:spacing w:before="100" w:after="100"/>
              <w:ind w:left="100" w:right="100"/>
              <w:jc w:val="center"/>
            </w:pPr>
            <w:r>
              <w:rPr>
                <w:rFonts w:eastAsia="Times New Roman" w:cs="Times New Roman"/>
                <w:color w:val="000000"/>
              </w:rPr>
              <w:t>274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40DA31" w14:textId="77777777" w:rsidR="003462B7" w:rsidRDefault="00273294">
            <w:pPr>
              <w:spacing w:before="100" w:after="100"/>
              <w:ind w:left="100" w:right="100"/>
              <w:jc w:val="center"/>
            </w:pPr>
            <w:r>
              <w:rPr>
                <w:rFonts w:eastAsia="Times New Roman" w:cs="Times New Roman"/>
                <w:color w:val="000000"/>
              </w:rPr>
              <w:t>46.2</w:t>
            </w:r>
            <w:r>
              <w:rPr>
                <w:rFonts w:eastAsia="Times New Roman" w:cs="Times New Roman"/>
                <w:color w:val="000000"/>
              </w:rPr>
              <w:br/>
              <w:t>(40.7, 52.2)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F716D" w14:textId="77777777" w:rsidR="003462B7" w:rsidRDefault="00273294">
            <w:pPr>
              <w:spacing w:before="100" w:after="100"/>
              <w:ind w:left="100" w:right="100"/>
              <w:jc w:val="center"/>
            </w:pPr>
            <w:r>
              <w:rPr>
                <w:rFonts w:eastAsia="Times New Roman" w:cs="Times New Roman"/>
                <w:color w:val="000000"/>
              </w:rPr>
              <w:t>49.9</w:t>
            </w:r>
            <w:r>
              <w:rPr>
                <w:rFonts w:eastAsia="Times New Roman" w:cs="Times New Roman"/>
                <w:color w:val="000000"/>
              </w:rPr>
              <w:br/>
              <w:t>(44.2, 56.0)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AF4487"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(0.87, 1.30)</w:t>
            </w:r>
          </w:p>
        </w:tc>
      </w:tr>
      <w:tr w:rsidR="003462B7" w14:paraId="2E52BFB0" w14:textId="77777777">
        <w:trPr>
          <w:cantSplit/>
          <w:jc w:val="center"/>
        </w:trPr>
        <w:tc>
          <w:tcPr>
            <w:tcW w:w="15840" w:type="dxa"/>
            <w:gridSpan w:val="11"/>
            <w:shd w:val="clear" w:color="auto" w:fill="FFFFFF"/>
            <w:tcMar>
              <w:top w:w="0" w:type="dxa"/>
              <w:left w:w="0" w:type="dxa"/>
              <w:bottom w:w="0" w:type="dxa"/>
              <w:right w:w="0" w:type="dxa"/>
            </w:tcMar>
            <w:vAlign w:val="center"/>
          </w:tcPr>
          <w:p w14:paraId="594E5D00" w14:textId="77777777" w:rsidR="003462B7" w:rsidRDefault="00273294">
            <w:pPr>
              <w:spacing w:before="100" w:after="100"/>
              <w:ind w:left="100" w:right="100"/>
            </w:pPr>
            <w:proofErr w:type="spellStart"/>
            <w:r>
              <w:rPr>
                <w:rFonts w:ascii="Arial" w:eastAsia="Arial" w:hAnsi="Arial" w:cs="Arial"/>
                <w:color w:val="000000"/>
                <w:sz w:val="22"/>
                <w:szCs w:val="22"/>
                <w:vertAlign w:val="superscript"/>
              </w:rPr>
              <w:t>a</w:t>
            </w:r>
            <w:r>
              <w:rPr>
                <w:rFonts w:ascii="Arial" w:eastAsia="Arial" w:hAnsi="Arial" w:cs="Arial"/>
                <w:color w:val="000000"/>
                <w:sz w:val="22"/>
                <w:szCs w:val="22"/>
              </w:rPr>
              <w:t>Incidence</w:t>
            </w:r>
            <w:proofErr w:type="spellEnd"/>
            <w:r>
              <w:rPr>
                <w:rFonts w:ascii="Arial" w:eastAsia="Arial" w:hAnsi="Arial" w:cs="Arial"/>
                <w:color w:val="000000"/>
                <w:sz w:val="22"/>
                <w:szCs w:val="22"/>
              </w:rPr>
              <w:t xml:space="preserve"> is presented as the expected rate of events per 1,000 person-years.</w:t>
            </w:r>
          </w:p>
        </w:tc>
      </w:tr>
      <w:tr w:rsidR="003462B7" w14:paraId="403D6297" w14:textId="77777777">
        <w:trPr>
          <w:cantSplit/>
          <w:jc w:val="center"/>
        </w:trPr>
        <w:tc>
          <w:tcPr>
            <w:tcW w:w="15840" w:type="dxa"/>
            <w:gridSpan w:val="11"/>
            <w:shd w:val="clear" w:color="auto" w:fill="FFFFFF"/>
            <w:tcMar>
              <w:top w:w="0" w:type="dxa"/>
              <w:left w:w="0" w:type="dxa"/>
              <w:bottom w:w="0" w:type="dxa"/>
              <w:right w:w="0" w:type="dxa"/>
            </w:tcMar>
            <w:vAlign w:val="center"/>
          </w:tcPr>
          <w:p w14:paraId="379091FD" w14:textId="77777777" w:rsidR="003462B7" w:rsidRDefault="00273294">
            <w:pPr>
              <w:spacing w:before="100" w:after="100"/>
              <w:ind w:left="100" w:right="100"/>
            </w:pPr>
            <w:proofErr w:type="spellStart"/>
            <w:r>
              <w:rPr>
                <w:rFonts w:ascii="Arial" w:eastAsia="Arial" w:hAnsi="Arial" w:cs="Arial"/>
                <w:color w:val="000000"/>
                <w:sz w:val="22"/>
                <w:szCs w:val="22"/>
                <w:vertAlign w:val="superscript"/>
              </w:rPr>
              <w:t>b</w:t>
            </w:r>
            <w:r>
              <w:rPr>
                <w:rFonts w:ascii="Arial" w:eastAsia="Arial" w:hAnsi="Arial" w:cs="Arial"/>
                <w:color w:val="000000"/>
                <w:sz w:val="22"/>
                <w:szCs w:val="22"/>
              </w:rPr>
              <w:t>Chronic</w:t>
            </w:r>
            <w:proofErr w:type="spellEnd"/>
            <w:r>
              <w:rPr>
                <w:rFonts w:ascii="Arial" w:eastAsia="Arial" w:hAnsi="Arial" w:cs="Arial"/>
                <w:color w:val="000000"/>
                <w:sz w:val="22"/>
                <w:szCs w:val="22"/>
              </w:rPr>
              <w:t xml:space="preserve">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3462B7" w14:paraId="1793A64B" w14:textId="77777777">
        <w:trPr>
          <w:cantSplit/>
          <w:jc w:val="center"/>
        </w:trPr>
        <w:tc>
          <w:tcPr>
            <w:tcW w:w="15840" w:type="dxa"/>
            <w:gridSpan w:val="11"/>
            <w:shd w:val="clear" w:color="auto" w:fill="FFFFFF"/>
            <w:tcMar>
              <w:top w:w="0" w:type="dxa"/>
              <w:left w:w="0" w:type="dxa"/>
              <w:bottom w:w="0" w:type="dxa"/>
              <w:right w:w="0" w:type="dxa"/>
            </w:tcMar>
            <w:vAlign w:val="center"/>
          </w:tcPr>
          <w:p w14:paraId="0DFBFFDE" w14:textId="77777777" w:rsidR="003462B7" w:rsidRDefault="00273294">
            <w:pPr>
              <w:spacing w:before="100" w:after="100"/>
              <w:ind w:left="100" w:right="100"/>
            </w:pPr>
            <w:r>
              <w:rPr>
                <w:rFonts w:ascii="Arial" w:eastAsia="Arial" w:hAnsi="Arial" w:cs="Arial"/>
                <w:color w:val="000000"/>
                <w:sz w:val="22"/>
                <w:szCs w:val="22"/>
              </w:rPr>
              <w:t>Abbreviations: CI = confidence interval; and FI = frailty index</w:t>
            </w:r>
          </w:p>
        </w:tc>
      </w:tr>
    </w:tbl>
    <w:p w14:paraId="165F3908" w14:textId="77777777" w:rsidR="003462B7" w:rsidRDefault="00273294">
      <w:r>
        <w:br w:type="page"/>
      </w:r>
    </w:p>
    <w:p w14:paraId="5E1B9AB5"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proofErr w:type="spellStart"/>
      <w:r>
        <w:rPr>
          <w:b/>
          <w:bCs/>
        </w:rPr>
        <w:t>eTable</w:t>
      </w:r>
      <w:proofErr w:type="spellEnd"/>
      <w:r>
        <w:rPr>
          <w:b/>
          <w:bCs/>
        </w:rPr>
        <w:t xml:space="preserve"> 3</w:t>
      </w:r>
      <w:r>
        <w:t xml:space="preserve">: Cardiovascular and non-cardiovascular mortality by treatment group and subgroup </w:t>
      </w:r>
    </w:p>
    <w:tbl>
      <w:tblPr>
        <w:tblW w:w="0" w:type="auto"/>
        <w:jc w:val="center"/>
        <w:tblLayout w:type="fixed"/>
        <w:tblLook w:val="0420" w:firstRow="1" w:lastRow="0" w:firstColumn="0" w:lastColumn="0" w:noHBand="0" w:noVBand="1"/>
      </w:tblPr>
      <w:tblGrid>
        <w:gridCol w:w="2160"/>
        <w:gridCol w:w="1368"/>
        <w:gridCol w:w="1368"/>
        <w:gridCol w:w="1368"/>
        <w:gridCol w:w="1368"/>
        <w:gridCol w:w="1368"/>
        <w:gridCol w:w="1368"/>
        <w:gridCol w:w="1368"/>
        <w:gridCol w:w="1368"/>
      </w:tblGrid>
      <w:tr w:rsidR="003462B7" w14:paraId="21FB0563" w14:textId="77777777">
        <w:trPr>
          <w:cantSplit/>
          <w:tblHeader/>
          <w:jc w:val="center"/>
        </w:trPr>
        <w:tc>
          <w:tcPr>
            <w:tcW w:w="2160"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AF16F" w14:textId="77777777" w:rsidR="003462B7" w:rsidRDefault="00273294">
            <w:pPr>
              <w:spacing w:before="100" w:after="100"/>
              <w:ind w:left="100" w:right="100"/>
            </w:pPr>
            <w:r>
              <w:rPr>
                <w:rFonts w:eastAsia="Times New Roman" w:cs="Times New Roman"/>
                <w:b/>
                <w:color w:val="000000"/>
              </w:rPr>
              <w:t xml:space="preserve"> </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D2DCE" w14:textId="77777777" w:rsidR="003462B7" w:rsidRDefault="00273294">
            <w:pPr>
              <w:spacing w:before="100" w:after="100"/>
              <w:ind w:left="100" w:right="100"/>
              <w:jc w:val="center"/>
            </w:pPr>
            <w:r>
              <w:rPr>
                <w:rFonts w:eastAsia="Times New Roman" w:cs="Times New Roman"/>
                <w:b/>
                <w:color w:val="000000"/>
              </w:rPr>
              <w:t>Trial Phase</w:t>
            </w:r>
          </w:p>
        </w:tc>
        <w:tc>
          <w:tcPr>
            <w:tcW w:w="5472" w:type="dxa"/>
            <w:gridSpan w:val="4"/>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302B0" w14:textId="77777777" w:rsidR="003462B7" w:rsidRDefault="00273294">
            <w:pPr>
              <w:spacing w:before="100" w:after="100"/>
              <w:ind w:left="100" w:right="100"/>
              <w:jc w:val="center"/>
            </w:pPr>
            <w:r>
              <w:rPr>
                <w:rFonts w:eastAsia="Times New Roman" w:cs="Times New Roman"/>
                <w:b/>
                <w:color w:val="000000"/>
              </w:rPr>
              <w:t>Observational Phase</w:t>
            </w:r>
          </w:p>
        </w:tc>
      </w:tr>
      <w:tr w:rsidR="003462B7" w14:paraId="19D5EB0E"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A6C93" w14:textId="77777777" w:rsidR="003462B7" w:rsidRDefault="003462B7">
            <w:pPr>
              <w:spacing w:before="100" w:after="100"/>
              <w:ind w:left="100" w:right="100"/>
            </w:pP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F4136D" w14:textId="77777777" w:rsidR="003462B7" w:rsidRDefault="00273294">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A1623"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5018E0" w14:textId="77777777" w:rsidR="003462B7" w:rsidRDefault="00273294">
            <w:pPr>
              <w:spacing w:before="100" w:after="100"/>
              <w:ind w:left="100" w:right="100"/>
              <w:jc w:val="center"/>
            </w:pPr>
            <w:r>
              <w:rPr>
                <w:rFonts w:eastAsia="Times New Roman" w:cs="Times New Roman"/>
                <w:b/>
                <w:color w:val="000000"/>
              </w:rPr>
              <w:t>N</w:t>
            </w:r>
            <w:r>
              <w:rPr>
                <w:rFonts w:eastAsia="Times New Roman" w:cs="Times New Roman"/>
                <w:b/>
                <w:color w:val="000000"/>
              </w:rPr>
              <w:br/>
              <w:t>CVD / non-CVD / Total</w:t>
            </w:r>
          </w:p>
        </w:tc>
        <w:tc>
          <w:tcPr>
            <w:tcW w:w="2736" w:type="dxa"/>
            <w:gridSpan w:val="2"/>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D73340" w14:textId="77777777" w:rsidR="003462B7" w:rsidRDefault="00273294">
            <w:pPr>
              <w:spacing w:before="100" w:after="100"/>
              <w:ind w:left="100" w:right="100"/>
              <w:jc w:val="center"/>
            </w:pPr>
            <w:r>
              <w:rPr>
                <w:rFonts w:eastAsia="Times New Roman" w:cs="Times New Roman"/>
                <w:b/>
                <w:color w:val="000000"/>
              </w:rPr>
              <w:t>Hazard Ratio</w:t>
            </w:r>
            <w:r>
              <w:rPr>
                <w:rFonts w:eastAsia="Times New Roman" w:cs="Times New Roman"/>
                <w:b/>
                <w:color w:val="000000"/>
              </w:rPr>
              <w:br/>
              <w:t>(95% CI)</w:t>
            </w:r>
          </w:p>
        </w:tc>
      </w:tr>
      <w:tr w:rsidR="003462B7" w14:paraId="29A56234" w14:textId="77777777">
        <w:trPr>
          <w:cantSplit/>
          <w:tblHeader/>
          <w:jc w:val="center"/>
        </w:trPr>
        <w:tc>
          <w:tcPr>
            <w:tcW w:w="2160"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73288" w14:textId="77777777" w:rsidR="003462B7" w:rsidRDefault="003462B7">
            <w:pPr>
              <w:spacing w:before="100" w:after="100"/>
              <w:ind w:left="100" w:right="100"/>
            </w:pP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A58F5"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4388C4"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E2B846" w14:textId="77777777" w:rsidR="003462B7" w:rsidRDefault="00273294">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40C94" w14:textId="77777777" w:rsidR="003462B7" w:rsidRDefault="00273294">
            <w:pPr>
              <w:spacing w:before="100" w:after="100"/>
              <w:ind w:left="100" w:right="100"/>
              <w:jc w:val="center"/>
            </w:pPr>
            <w:r>
              <w:rPr>
                <w:rFonts w:eastAsia="Times New Roman" w:cs="Times New Roman"/>
                <w:b/>
                <w:color w:val="000000"/>
              </w:rPr>
              <w:t>Non-CVD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3579E" w14:textId="77777777" w:rsidR="003462B7" w:rsidRDefault="00273294">
            <w:pPr>
              <w:spacing w:before="100" w:after="100"/>
              <w:ind w:left="100" w:right="100"/>
              <w:jc w:val="center"/>
            </w:pPr>
            <w:r>
              <w:rPr>
                <w:rFonts w:eastAsia="Times New Roman" w:cs="Times New Roman"/>
                <w:b/>
                <w:color w:val="000000"/>
              </w:rPr>
              <w:t>Standard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517AC" w14:textId="77777777" w:rsidR="003462B7" w:rsidRDefault="00273294">
            <w:pPr>
              <w:spacing w:before="100" w:after="100"/>
              <w:ind w:left="100" w:right="100"/>
              <w:jc w:val="center"/>
            </w:pPr>
            <w:r>
              <w:rPr>
                <w:rFonts w:eastAsia="Times New Roman" w:cs="Times New Roman"/>
                <w:b/>
                <w:color w:val="000000"/>
              </w:rPr>
              <w:t>Intensive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A0211" w14:textId="77777777" w:rsidR="003462B7" w:rsidRDefault="00273294">
            <w:pPr>
              <w:spacing w:before="100" w:after="100"/>
              <w:ind w:left="100" w:right="100"/>
              <w:jc w:val="center"/>
            </w:pPr>
            <w:r>
              <w:rPr>
                <w:rFonts w:eastAsia="Times New Roman" w:cs="Times New Roman"/>
                <w:b/>
                <w:color w:val="000000"/>
              </w:rPr>
              <w:t>CVD</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E252F" w14:textId="77777777" w:rsidR="003462B7" w:rsidRDefault="00273294">
            <w:pPr>
              <w:spacing w:before="100" w:after="100"/>
              <w:ind w:left="100" w:right="100"/>
              <w:jc w:val="center"/>
            </w:pPr>
            <w:r>
              <w:rPr>
                <w:rFonts w:eastAsia="Times New Roman" w:cs="Times New Roman"/>
                <w:b/>
                <w:color w:val="000000"/>
              </w:rPr>
              <w:t>Non-CVD</w:t>
            </w:r>
          </w:p>
        </w:tc>
      </w:tr>
      <w:tr w:rsidR="003462B7" w14:paraId="47D5AAF8" w14:textId="77777777">
        <w:trPr>
          <w:cantSplit/>
          <w:jc w:val="center"/>
        </w:trPr>
        <w:tc>
          <w:tcPr>
            <w:tcW w:w="2160"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52E78" w14:textId="77777777" w:rsidR="003462B7" w:rsidRDefault="00273294">
            <w:pPr>
              <w:spacing w:before="100" w:after="100"/>
              <w:ind w:left="300" w:right="100"/>
            </w:pPr>
            <w:r>
              <w:rPr>
                <w:rFonts w:eastAsia="Times New Roman" w:cs="Times New Roman"/>
                <w:color w:val="000000"/>
              </w:rPr>
              <w:t>Overall</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499AB" w14:textId="77777777" w:rsidR="003462B7" w:rsidRDefault="00273294">
            <w:pPr>
              <w:spacing w:before="100" w:after="100"/>
              <w:ind w:left="100" w:right="100"/>
              <w:jc w:val="center"/>
            </w:pPr>
            <w:r>
              <w:rPr>
                <w:rFonts w:eastAsia="Times New Roman" w:cs="Times New Roman"/>
                <w:color w:val="000000"/>
              </w:rPr>
              <w:t>92 / 198 / 4,683</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81A6D" w14:textId="77777777" w:rsidR="003462B7" w:rsidRDefault="00273294">
            <w:pPr>
              <w:spacing w:before="100" w:after="100"/>
              <w:ind w:left="100" w:right="100"/>
              <w:jc w:val="center"/>
            </w:pPr>
            <w:r>
              <w:rPr>
                <w:rFonts w:eastAsia="Times New Roman" w:cs="Times New Roman"/>
                <w:color w:val="000000"/>
              </w:rPr>
              <w:t>65 / 176 / 4,678</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A9142" w14:textId="77777777" w:rsidR="003462B7" w:rsidRDefault="00273294">
            <w:pPr>
              <w:spacing w:before="100" w:after="100"/>
              <w:ind w:left="100" w:right="100"/>
              <w:jc w:val="center"/>
            </w:pPr>
            <w:r>
              <w:rPr>
                <w:rFonts w:eastAsia="Times New Roman" w:cs="Times New Roman"/>
                <w:color w:val="000000"/>
              </w:rPr>
              <w:t>0.66</w:t>
            </w:r>
            <w:r>
              <w:rPr>
                <w:rFonts w:eastAsia="Times New Roman" w:cs="Times New Roman"/>
                <w:color w:val="000000"/>
              </w:rPr>
              <w:br/>
              <w:t>(0.49, 0.89)</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13334C"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(0.71, 1.10)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3A56F" w14:textId="77777777" w:rsidR="003462B7" w:rsidRDefault="00273294">
            <w:pPr>
              <w:spacing w:before="100" w:after="100"/>
              <w:ind w:left="100" w:right="100"/>
              <w:jc w:val="center"/>
            </w:pPr>
            <w:r>
              <w:rPr>
                <w:rFonts w:eastAsia="Times New Roman" w:cs="Times New Roman"/>
                <w:color w:val="000000"/>
              </w:rPr>
              <w:t>181 / 355 / 4,260</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E36FD" w14:textId="77777777" w:rsidR="003462B7" w:rsidRDefault="00273294">
            <w:pPr>
              <w:spacing w:before="100" w:after="100"/>
              <w:ind w:left="100" w:right="100"/>
              <w:jc w:val="center"/>
            </w:pPr>
            <w:r>
              <w:rPr>
                <w:rFonts w:eastAsia="Times New Roman" w:cs="Times New Roman"/>
                <w:color w:val="000000"/>
              </w:rPr>
              <w:t>183 / 394 / 4,274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60736E" w14:textId="77777777" w:rsidR="003462B7" w:rsidRDefault="00273294">
            <w:pPr>
              <w:spacing w:before="100" w:after="100"/>
              <w:ind w:left="100" w:right="100"/>
              <w:jc w:val="center"/>
            </w:pPr>
            <w:r>
              <w:rPr>
                <w:rFonts w:eastAsia="Times New Roman" w:cs="Times New Roman"/>
                <w:color w:val="000000"/>
              </w:rPr>
              <w:t>1.02</w:t>
            </w:r>
            <w:r>
              <w:rPr>
                <w:rFonts w:eastAsia="Times New Roman" w:cs="Times New Roman"/>
                <w:color w:val="000000"/>
              </w:rPr>
              <w:br/>
              <w:t>(0.84, 1.24)</w:t>
            </w:r>
          </w:p>
        </w:tc>
        <w:tc>
          <w:tcPr>
            <w:tcW w:w="1368"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3935E6"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(0.97, 1.31)</w:t>
            </w:r>
          </w:p>
        </w:tc>
      </w:tr>
      <w:tr w:rsidR="003462B7" w14:paraId="662BBB4F"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B0CD3F1" w14:textId="77777777" w:rsidR="003462B7" w:rsidRDefault="00273294">
            <w:pPr>
              <w:spacing w:before="100" w:after="100"/>
              <w:ind w:left="100" w:right="100"/>
            </w:pPr>
            <w:r>
              <w:rPr>
                <w:rFonts w:eastAsia="Times New Roman" w:cs="Times New Roman"/>
                <w:i/>
                <w:color w:val="000000"/>
              </w:rPr>
              <w:t>Age group</w:t>
            </w:r>
          </w:p>
        </w:tc>
      </w:tr>
      <w:tr w:rsidR="003462B7" w14:paraId="7929061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DC228" w14:textId="77777777" w:rsidR="003462B7" w:rsidRDefault="00273294">
            <w:pPr>
              <w:spacing w:before="100" w:after="100"/>
              <w:ind w:left="300" w:right="100"/>
            </w:pPr>
            <w:r>
              <w:rPr>
                <w:rFonts w:eastAsia="Times New Roman" w:cs="Times New Roman"/>
                <w:color w:val="000000"/>
              </w:rPr>
              <w:t>&lt;75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E470F" w14:textId="77777777" w:rsidR="003462B7" w:rsidRDefault="00273294">
            <w:pPr>
              <w:spacing w:before="100" w:after="100"/>
              <w:ind w:left="100" w:right="100"/>
              <w:jc w:val="center"/>
            </w:pPr>
            <w:r>
              <w:rPr>
                <w:rFonts w:eastAsia="Times New Roman" w:cs="Times New Roman"/>
                <w:color w:val="000000"/>
              </w:rPr>
              <w:t>45 / 92 / 3,364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8CBB7" w14:textId="77777777" w:rsidR="003462B7" w:rsidRDefault="00273294">
            <w:pPr>
              <w:spacing w:before="100" w:after="100"/>
              <w:ind w:left="100" w:right="100"/>
              <w:jc w:val="center"/>
            </w:pPr>
            <w:r>
              <w:rPr>
                <w:rFonts w:eastAsia="Times New Roman" w:cs="Times New Roman"/>
                <w:color w:val="000000"/>
              </w:rPr>
              <w:t>27 / 88 / 3,361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FBE6F8" w14:textId="77777777" w:rsidR="003462B7" w:rsidRDefault="00273294">
            <w:pPr>
              <w:spacing w:before="100" w:after="100"/>
              <w:ind w:left="100" w:right="100"/>
              <w:jc w:val="center"/>
            </w:pPr>
            <w:r>
              <w:rPr>
                <w:rFonts w:eastAsia="Times New Roman" w:cs="Times New Roman"/>
                <w:color w:val="000000"/>
              </w:rPr>
              <w:t>0.53</w:t>
            </w:r>
            <w:r>
              <w:rPr>
                <w:rFonts w:eastAsia="Times New Roman" w:cs="Times New Roman"/>
                <w:color w:val="000000"/>
              </w:rPr>
              <w:br/>
              <w:t>(0.36, 0.79)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8C0D7" w14:textId="77777777" w:rsidR="003462B7" w:rsidRDefault="00273294">
            <w:pPr>
              <w:spacing w:before="100" w:after="100"/>
              <w:ind w:left="100" w:right="100"/>
              <w:jc w:val="center"/>
            </w:pPr>
            <w:r>
              <w:rPr>
                <w:rFonts w:eastAsia="Times New Roman" w:cs="Times New Roman"/>
                <w:color w:val="000000"/>
              </w:rPr>
              <w:t>0.95</w:t>
            </w:r>
            <w:r>
              <w:rPr>
                <w:rFonts w:eastAsia="Times New Roman" w:cs="Times New Roman"/>
                <w:color w:val="000000"/>
              </w:rPr>
              <w:br/>
              <w:t>(0.68, 1.32)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ABE9C" w14:textId="77777777" w:rsidR="003462B7" w:rsidRDefault="00273294">
            <w:pPr>
              <w:spacing w:before="100" w:after="100"/>
              <w:ind w:left="100" w:right="100"/>
              <w:jc w:val="center"/>
            </w:pPr>
            <w:r>
              <w:rPr>
                <w:rFonts w:eastAsia="Times New Roman" w:cs="Times New Roman"/>
                <w:color w:val="000000"/>
              </w:rPr>
              <w:t>81 / 176 / 3,129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F63F5" w14:textId="77777777" w:rsidR="003462B7" w:rsidRDefault="00273294">
            <w:pPr>
              <w:spacing w:before="100" w:after="100"/>
              <w:ind w:left="100" w:right="100"/>
              <w:jc w:val="center"/>
            </w:pPr>
            <w:r>
              <w:rPr>
                <w:rFonts w:eastAsia="Times New Roman" w:cs="Times New Roman"/>
                <w:color w:val="000000"/>
              </w:rPr>
              <w:t>73 / 173 / 3,123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4A5618" w14:textId="77777777" w:rsidR="003462B7" w:rsidRDefault="00273294">
            <w:pPr>
              <w:spacing w:before="100" w:after="100"/>
              <w:ind w:left="100" w:right="100"/>
              <w:jc w:val="center"/>
            </w:pPr>
            <w:r>
              <w:rPr>
                <w:rFonts w:eastAsia="Times New Roman" w:cs="Times New Roman"/>
                <w:color w:val="000000"/>
              </w:rPr>
              <w:t>0.92</w:t>
            </w:r>
            <w:r>
              <w:rPr>
                <w:rFonts w:eastAsia="Times New Roman" w:cs="Times New Roman"/>
                <w:color w:val="000000"/>
              </w:rPr>
              <w:br/>
              <w:t>(0.66, 1.28)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59104" w14:textId="77777777" w:rsidR="003462B7" w:rsidRDefault="00273294">
            <w:pPr>
              <w:spacing w:before="100" w:after="100"/>
              <w:ind w:left="100" w:right="100"/>
              <w:jc w:val="center"/>
            </w:pPr>
            <w:r>
              <w:rPr>
                <w:rFonts w:eastAsia="Times New Roman" w:cs="Times New Roman"/>
                <w:color w:val="000000"/>
              </w:rPr>
              <w:t>1.01</w:t>
            </w:r>
            <w:r>
              <w:rPr>
                <w:rFonts w:eastAsia="Times New Roman" w:cs="Times New Roman"/>
                <w:color w:val="000000"/>
              </w:rPr>
              <w:br/>
              <w:t>(0.84, 1.22)</w:t>
            </w:r>
          </w:p>
        </w:tc>
      </w:tr>
      <w:tr w:rsidR="003462B7" w14:paraId="61A7C729"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A9C2F" w14:textId="77777777" w:rsidR="003462B7" w:rsidRDefault="00273294">
            <w:pPr>
              <w:spacing w:before="100" w:after="100"/>
              <w:ind w:left="300" w:right="100"/>
            </w:pPr>
            <w:r>
              <w:rPr>
                <w:rFonts w:eastAsia="Times New Roman" w:cs="Times New Roman"/>
                <w:color w:val="000000"/>
              </w:rPr>
              <w:t>≥75 years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6981C" w14:textId="77777777" w:rsidR="003462B7" w:rsidRDefault="00273294">
            <w:pPr>
              <w:spacing w:before="100" w:after="100"/>
              <w:ind w:left="100" w:right="100"/>
              <w:jc w:val="center"/>
            </w:pPr>
            <w:r>
              <w:rPr>
                <w:rFonts w:eastAsia="Times New Roman" w:cs="Times New Roman"/>
                <w:color w:val="000000"/>
              </w:rPr>
              <w:t>47 / 106 / 1,319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62643" w14:textId="77777777" w:rsidR="003462B7" w:rsidRDefault="00273294">
            <w:pPr>
              <w:spacing w:before="100" w:after="100"/>
              <w:ind w:left="100" w:right="100"/>
              <w:jc w:val="center"/>
            </w:pPr>
            <w:r>
              <w:rPr>
                <w:rFonts w:eastAsia="Times New Roman" w:cs="Times New Roman"/>
                <w:color w:val="000000"/>
              </w:rPr>
              <w:t>38 / 88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6CC1A" w14:textId="77777777" w:rsidR="003462B7" w:rsidRDefault="00273294">
            <w:pPr>
              <w:spacing w:before="100" w:after="100"/>
              <w:ind w:left="100" w:right="100"/>
              <w:jc w:val="center"/>
            </w:pPr>
            <w:r>
              <w:rPr>
                <w:rFonts w:eastAsia="Times New Roman" w:cs="Times New Roman"/>
                <w:color w:val="000000"/>
              </w:rPr>
              <w:t>0.78</w:t>
            </w:r>
            <w:r>
              <w:rPr>
                <w:rFonts w:eastAsia="Times New Roman" w:cs="Times New Roman"/>
                <w:color w:val="000000"/>
              </w:rPr>
              <w:br/>
              <w:t>(0.49, 1.26)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20F3B6"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t>(0.61, 1.09)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326708" w14:textId="77777777" w:rsidR="003462B7" w:rsidRDefault="00273294">
            <w:pPr>
              <w:spacing w:before="100" w:after="100"/>
              <w:ind w:left="100" w:right="100"/>
              <w:jc w:val="center"/>
            </w:pPr>
            <w:r>
              <w:rPr>
                <w:rFonts w:eastAsia="Times New Roman" w:cs="Times New Roman"/>
                <w:color w:val="000000"/>
              </w:rPr>
              <w:t>100 / 179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7768D" w14:textId="77777777" w:rsidR="003462B7" w:rsidRDefault="00273294">
            <w:pPr>
              <w:spacing w:before="100" w:after="100"/>
              <w:ind w:left="100" w:right="100"/>
              <w:jc w:val="center"/>
            </w:pPr>
            <w:r>
              <w:rPr>
                <w:rFonts w:eastAsia="Times New Roman" w:cs="Times New Roman"/>
                <w:color w:val="000000"/>
              </w:rPr>
              <w:t>110 / 221 / 1,151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AE20"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(0.81, 1.42)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D3F696" w14:textId="77777777" w:rsidR="003462B7" w:rsidRDefault="00273294">
            <w:pPr>
              <w:spacing w:before="100" w:after="100"/>
              <w:ind w:left="100" w:right="100"/>
              <w:jc w:val="center"/>
            </w:pPr>
            <w:r>
              <w:rPr>
                <w:rFonts w:eastAsia="Times New Roman" w:cs="Times New Roman"/>
                <w:color w:val="000000"/>
              </w:rPr>
              <w:t>1.23</w:t>
            </w:r>
            <w:r>
              <w:rPr>
                <w:rFonts w:eastAsia="Times New Roman" w:cs="Times New Roman"/>
                <w:color w:val="000000"/>
              </w:rPr>
              <w:br/>
              <w:t>(0.99, 1.53)</w:t>
            </w:r>
          </w:p>
        </w:tc>
      </w:tr>
      <w:tr w:rsidR="003462B7" w14:paraId="480A5037"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7C905498" w14:textId="77777777" w:rsidR="003462B7" w:rsidRDefault="00273294">
            <w:pPr>
              <w:spacing w:before="100" w:after="100"/>
              <w:ind w:left="100" w:right="100"/>
            </w:pPr>
            <w:r>
              <w:rPr>
                <w:rFonts w:eastAsia="Times New Roman" w:cs="Times New Roman"/>
                <w:i/>
                <w:color w:val="000000"/>
              </w:rPr>
              <w:t>Sex</w:t>
            </w:r>
          </w:p>
        </w:tc>
      </w:tr>
      <w:tr w:rsidR="003462B7" w14:paraId="19A6DB5D"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B437B4" w14:textId="77777777" w:rsidR="003462B7" w:rsidRDefault="00273294">
            <w:pPr>
              <w:spacing w:before="100" w:after="100"/>
              <w:ind w:left="300" w:right="100"/>
            </w:pPr>
            <w:r>
              <w:rPr>
                <w:rFonts w:eastAsia="Times New Roman" w:cs="Times New Roman"/>
                <w:color w:val="000000"/>
              </w:rPr>
              <w:t>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9D98B" w14:textId="77777777" w:rsidR="003462B7" w:rsidRDefault="00273294">
            <w:pPr>
              <w:spacing w:before="100" w:after="100"/>
              <w:ind w:left="100" w:right="100"/>
              <w:jc w:val="center"/>
            </w:pPr>
            <w:r>
              <w:rPr>
                <w:rFonts w:eastAsia="Times New Roman" w:cs="Times New Roman"/>
                <w:color w:val="000000"/>
              </w:rPr>
              <w:t>68 / 144 / 3,035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B8B94" w14:textId="77777777" w:rsidR="003462B7" w:rsidRDefault="00273294">
            <w:pPr>
              <w:spacing w:before="100" w:after="100"/>
              <w:ind w:left="100" w:right="100"/>
              <w:jc w:val="center"/>
            </w:pPr>
            <w:r>
              <w:rPr>
                <w:rFonts w:eastAsia="Times New Roman" w:cs="Times New Roman"/>
                <w:color w:val="000000"/>
              </w:rPr>
              <w:t>47 / 123 / 2,994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167DC4" w14:textId="77777777" w:rsidR="003462B7" w:rsidRDefault="00273294">
            <w:pPr>
              <w:spacing w:before="100" w:after="100"/>
              <w:ind w:left="100" w:right="100"/>
              <w:jc w:val="center"/>
            </w:pPr>
            <w:r>
              <w:rPr>
                <w:rFonts w:eastAsia="Times New Roman" w:cs="Times New Roman"/>
                <w:color w:val="000000"/>
              </w:rPr>
              <w:t>0.62</w:t>
            </w:r>
            <w:r>
              <w:rPr>
                <w:rFonts w:eastAsia="Times New Roman" w:cs="Times New Roman"/>
                <w:color w:val="000000"/>
              </w:rPr>
              <w:br/>
              <w:t>(0.42, 0.90)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3893D" w14:textId="77777777" w:rsidR="003462B7" w:rsidRDefault="00273294">
            <w:pPr>
              <w:spacing w:before="100" w:after="100"/>
              <w:ind w:left="100" w:right="100"/>
              <w:jc w:val="center"/>
            </w:pPr>
            <w:r>
              <w:rPr>
                <w:rFonts w:eastAsia="Times New Roman" w:cs="Times New Roman"/>
                <w:color w:val="000000"/>
              </w:rPr>
              <w:t>0.85</w:t>
            </w:r>
            <w:r>
              <w:rPr>
                <w:rFonts w:eastAsia="Times New Roman" w:cs="Times New Roman"/>
                <w:color w:val="000000"/>
              </w:rPr>
              <w:br/>
              <w:t>(0.67, 1.08)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14DC79" w14:textId="77777777" w:rsidR="003462B7" w:rsidRDefault="00273294">
            <w:pPr>
              <w:spacing w:before="100" w:after="100"/>
              <w:ind w:left="100" w:right="100"/>
              <w:jc w:val="center"/>
            </w:pPr>
            <w:r>
              <w:rPr>
                <w:rFonts w:eastAsia="Times New Roman" w:cs="Times New Roman"/>
                <w:color w:val="000000"/>
              </w:rPr>
              <w:t>119 / 234 / 2,743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AFCC7" w14:textId="77777777" w:rsidR="003462B7" w:rsidRDefault="00273294">
            <w:pPr>
              <w:spacing w:before="100" w:after="100"/>
              <w:ind w:left="100" w:right="100"/>
              <w:jc w:val="center"/>
            </w:pPr>
            <w:r>
              <w:rPr>
                <w:rFonts w:eastAsia="Times New Roman" w:cs="Times New Roman"/>
                <w:color w:val="000000"/>
              </w:rPr>
              <w:t>125 / 275 / 2,745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A02A92" w14:textId="77777777" w:rsidR="003462B7" w:rsidRDefault="00273294">
            <w:pPr>
              <w:spacing w:before="100" w:after="100"/>
              <w:ind w:left="100" w:right="100"/>
              <w:jc w:val="center"/>
            </w:pPr>
            <w:r>
              <w:rPr>
                <w:rFonts w:eastAsia="Times New Roman" w:cs="Times New Roman"/>
                <w:color w:val="000000"/>
              </w:rPr>
              <w:t>1.09</w:t>
            </w:r>
            <w:r>
              <w:rPr>
                <w:rFonts w:eastAsia="Times New Roman" w:cs="Times New Roman"/>
                <w:color w:val="000000"/>
              </w:rPr>
              <w:br/>
              <w:t>(0.85, 1.38)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DF96F" w14:textId="77777777" w:rsidR="003462B7" w:rsidRDefault="00273294">
            <w:pPr>
              <w:spacing w:before="100" w:after="100"/>
              <w:ind w:left="100" w:right="100"/>
              <w:jc w:val="center"/>
            </w:pPr>
            <w:r>
              <w:rPr>
                <w:rFonts w:eastAsia="Times New Roman" w:cs="Times New Roman"/>
                <w:color w:val="000000"/>
              </w:rPr>
              <w:t>1.20</w:t>
            </w:r>
            <w:r>
              <w:rPr>
                <w:rFonts w:eastAsia="Times New Roman" w:cs="Times New Roman"/>
                <w:color w:val="000000"/>
              </w:rPr>
              <w:br/>
              <w:t>(1.00, 1.44)</w:t>
            </w:r>
          </w:p>
        </w:tc>
      </w:tr>
      <w:tr w:rsidR="003462B7" w14:paraId="0737466D"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A2F91" w14:textId="77777777" w:rsidR="003462B7" w:rsidRDefault="00273294">
            <w:pPr>
              <w:spacing w:before="100" w:after="100"/>
              <w:ind w:left="300" w:right="100"/>
            </w:pPr>
            <w:r>
              <w:rPr>
                <w:rFonts w:eastAsia="Times New Roman" w:cs="Times New Roman"/>
                <w:color w:val="000000"/>
              </w:rPr>
              <w:t>Female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F8AAB" w14:textId="77777777" w:rsidR="003462B7" w:rsidRDefault="00273294">
            <w:pPr>
              <w:spacing w:before="100" w:after="100"/>
              <w:ind w:left="100" w:right="100"/>
              <w:jc w:val="center"/>
            </w:pPr>
            <w:r>
              <w:rPr>
                <w:rFonts w:eastAsia="Times New Roman" w:cs="Times New Roman"/>
                <w:color w:val="000000"/>
              </w:rPr>
              <w:t>24 / 54 / 1,648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7966A" w14:textId="77777777" w:rsidR="003462B7" w:rsidRDefault="00273294">
            <w:pPr>
              <w:spacing w:before="100" w:after="100"/>
              <w:ind w:left="100" w:right="100"/>
              <w:jc w:val="center"/>
            </w:pPr>
            <w:r>
              <w:rPr>
                <w:rFonts w:eastAsia="Times New Roman" w:cs="Times New Roman"/>
                <w:color w:val="000000"/>
              </w:rPr>
              <w:t>18 / 53 / 1,684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2479C"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(0.45, 1.27)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2031C" w14:textId="77777777" w:rsidR="003462B7" w:rsidRDefault="00273294">
            <w:pPr>
              <w:spacing w:before="100" w:after="100"/>
              <w:ind w:left="100" w:right="100"/>
              <w:jc w:val="center"/>
            </w:pPr>
            <w:r>
              <w:rPr>
                <w:rFonts w:eastAsia="Times New Roman" w:cs="Times New Roman"/>
                <w:color w:val="000000"/>
              </w:rPr>
              <w:t>0.97</w:t>
            </w:r>
            <w:r>
              <w:rPr>
                <w:rFonts w:eastAsia="Times New Roman" w:cs="Times New Roman"/>
                <w:color w:val="000000"/>
              </w:rPr>
              <w:br/>
              <w:t>(0.64, 1.48)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4E4867" w14:textId="77777777" w:rsidR="003462B7" w:rsidRDefault="00273294">
            <w:pPr>
              <w:spacing w:before="100" w:after="100"/>
              <w:ind w:left="100" w:right="100"/>
              <w:jc w:val="center"/>
            </w:pPr>
            <w:r>
              <w:rPr>
                <w:rFonts w:eastAsia="Times New Roman" w:cs="Times New Roman"/>
                <w:color w:val="000000"/>
              </w:rPr>
              <w:t>62 / 121 / 1,517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3C5B60" w14:textId="77777777" w:rsidR="003462B7" w:rsidRDefault="00273294">
            <w:pPr>
              <w:spacing w:before="100" w:after="100"/>
              <w:ind w:left="100" w:right="100"/>
              <w:jc w:val="center"/>
            </w:pPr>
            <w:r>
              <w:rPr>
                <w:rFonts w:eastAsia="Times New Roman" w:cs="Times New Roman"/>
                <w:color w:val="000000"/>
              </w:rPr>
              <w:t>58 / 119 / 1,529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A686A"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(0.63, 1.28)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46BC6" w14:textId="77777777" w:rsidR="003462B7" w:rsidRDefault="00273294">
            <w:pPr>
              <w:spacing w:before="100" w:after="100"/>
              <w:ind w:left="100" w:right="100"/>
              <w:jc w:val="center"/>
            </w:pPr>
            <w:r>
              <w:rPr>
                <w:rFonts w:eastAsia="Times New Roman" w:cs="Times New Roman"/>
                <w:color w:val="000000"/>
              </w:rPr>
              <w:t>0.98</w:t>
            </w:r>
            <w:r>
              <w:rPr>
                <w:rFonts w:eastAsia="Times New Roman" w:cs="Times New Roman"/>
                <w:color w:val="000000"/>
              </w:rPr>
              <w:br/>
              <w:t>(0.71, 1.34)</w:t>
            </w:r>
          </w:p>
        </w:tc>
      </w:tr>
      <w:tr w:rsidR="003462B7" w14:paraId="784D96D4"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6E957F9D" w14:textId="77777777" w:rsidR="003462B7" w:rsidRDefault="00273294">
            <w:pPr>
              <w:spacing w:before="100" w:after="100"/>
              <w:ind w:left="100" w:right="100"/>
            </w:pPr>
            <w:r>
              <w:rPr>
                <w:rFonts w:eastAsia="Times New Roman" w:cs="Times New Roman"/>
                <w:i/>
                <w:color w:val="000000"/>
              </w:rPr>
              <w:t>Race</w:t>
            </w:r>
          </w:p>
        </w:tc>
      </w:tr>
      <w:tr w:rsidR="003462B7" w14:paraId="0BBABDF0"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03954" w14:textId="77777777" w:rsidR="003462B7" w:rsidRDefault="00273294">
            <w:pPr>
              <w:spacing w:before="100" w:after="100"/>
              <w:ind w:left="300" w:right="100"/>
            </w:pPr>
            <w:r>
              <w:rPr>
                <w:rFonts w:eastAsia="Times New Roman" w:cs="Times New Roman"/>
                <w:color w:val="000000"/>
              </w:rPr>
              <w:t>Non-Black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C41E29" w14:textId="77777777" w:rsidR="003462B7" w:rsidRDefault="00273294">
            <w:pPr>
              <w:spacing w:before="100" w:after="100"/>
              <w:ind w:left="100" w:right="100"/>
              <w:jc w:val="center"/>
            </w:pPr>
            <w:r>
              <w:rPr>
                <w:rFonts w:eastAsia="Times New Roman" w:cs="Times New Roman"/>
                <w:color w:val="000000"/>
              </w:rPr>
              <w:t>67 / 142 / 3,190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C5F226" w14:textId="77777777" w:rsidR="003462B7" w:rsidRDefault="00273294">
            <w:pPr>
              <w:spacing w:before="100" w:after="100"/>
              <w:ind w:left="100" w:right="100"/>
              <w:jc w:val="center"/>
            </w:pPr>
            <w:r>
              <w:rPr>
                <w:rFonts w:eastAsia="Times New Roman" w:cs="Times New Roman"/>
                <w:color w:val="000000"/>
              </w:rPr>
              <w:t>44 / 129 / 3,224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75AD1" w14:textId="77777777" w:rsidR="003462B7" w:rsidRDefault="00273294">
            <w:pPr>
              <w:spacing w:before="100" w:after="100"/>
              <w:ind w:left="100" w:right="100"/>
              <w:jc w:val="center"/>
            </w:pPr>
            <w:r>
              <w:rPr>
                <w:rFonts w:eastAsia="Times New Roman" w:cs="Times New Roman"/>
                <w:color w:val="000000"/>
              </w:rPr>
              <w:t>0.58</w:t>
            </w:r>
            <w:r>
              <w:rPr>
                <w:rFonts w:eastAsia="Times New Roman" w:cs="Times New Roman"/>
                <w:color w:val="000000"/>
              </w:rPr>
              <w:br/>
              <w:t>(0.42, 0.81)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3FAEA" w14:textId="77777777" w:rsidR="003462B7" w:rsidRDefault="00273294">
            <w:pPr>
              <w:spacing w:before="100" w:after="100"/>
              <w:ind w:left="100" w:right="100"/>
              <w:jc w:val="center"/>
            </w:pPr>
            <w:r>
              <w:rPr>
                <w:rFonts w:eastAsia="Times New Roman" w:cs="Times New Roman"/>
                <w:color w:val="000000"/>
              </w:rPr>
              <w:t>0.87</w:t>
            </w:r>
            <w:r>
              <w:rPr>
                <w:rFonts w:eastAsia="Times New Roman" w:cs="Times New Roman"/>
                <w:color w:val="000000"/>
              </w:rPr>
              <w:br/>
              <w:t>(0.68, 1.12)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DA792" w14:textId="77777777" w:rsidR="003462B7" w:rsidRDefault="00273294">
            <w:pPr>
              <w:spacing w:before="100" w:after="100"/>
              <w:ind w:left="100" w:right="100"/>
              <w:jc w:val="center"/>
            </w:pPr>
            <w:r>
              <w:rPr>
                <w:rFonts w:eastAsia="Times New Roman" w:cs="Times New Roman"/>
                <w:color w:val="000000"/>
              </w:rPr>
              <w:t>126 / 260 / 2,897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E2473B" w14:textId="77777777" w:rsidR="003462B7" w:rsidRDefault="00273294">
            <w:pPr>
              <w:spacing w:before="100" w:after="100"/>
              <w:ind w:left="100" w:right="100"/>
              <w:jc w:val="center"/>
            </w:pPr>
            <w:r>
              <w:rPr>
                <w:rFonts w:eastAsia="Times New Roman" w:cs="Times New Roman"/>
                <w:color w:val="000000"/>
              </w:rPr>
              <w:t>135 / 291 / 2,953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D38F4F"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(0.89, 1.37)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D7A54" w14:textId="77777777" w:rsidR="003462B7" w:rsidRDefault="00273294">
            <w:pPr>
              <w:spacing w:before="100" w:after="100"/>
              <w:ind w:left="100" w:right="100"/>
              <w:jc w:val="center"/>
            </w:pPr>
            <w:r>
              <w:rPr>
                <w:rFonts w:eastAsia="Times New Roman" w:cs="Times New Roman"/>
                <w:color w:val="000000"/>
              </w:rPr>
              <w:t>1.13</w:t>
            </w:r>
            <w:r>
              <w:rPr>
                <w:rFonts w:eastAsia="Times New Roman" w:cs="Times New Roman"/>
                <w:color w:val="000000"/>
              </w:rPr>
              <w:br/>
              <w:t>(0.94, 1.36)</w:t>
            </w:r>
          </w:p>
        </w:tc>
      </w:tr>
      <w:tr w:rsidR="003462B7" w14:paraId="5CEBDFCC"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15565D" w14:textId="77777777" w:rsidR="003462B7" w:rsidRDefault="00273294">
            <w:pPr>
              <w:spacing w:before="100" w:after="100"/>
              <w:ind w:left="300" w:right="100"/>
            </w:pPr>
            <w:r>
              <w:rPr>
                <w:rFonts w:eastAsia="Times New Roman" w:cs="Times New Roman"/>
                <w:color w:val="000000"/>
              </w:rPr>
              <w:t>Black</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9EEDC6" w14:textId="77777777" w:rsidR="003462B7" w:rsidRDefault="00273294">
            <w:pPr>
              <w:spacing w:before="100" w:after="100"/>
              <w:ind w:left="100" w:right="100"/>
              <w:jc w:val="center"/>
            </w:pPr>
            <w:r>
              <w:rPr>
                <w:rFonts w:eastAsia="Times New Roman" w:cs="Times New Roman"/>
                <w:color w:val="000000"/>
              </w:rPr>
              <w:t>25 / 56 / 1,493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4A36A" w14:textId="77777777" w:rsidR="003462B7" w:rsidRDefault="00273294">
            <w:pPr>
              <w:spacing w:before="100" w:after="100"/>
              <w:ind w:left="100" w:right="100"/>
              <w:jc w:val="center"/>
            </w:pPr>
            <w:r>
              <w:rPr>
                <w:rFonts w:eastAsia="Times New Roman" w:cs="Times New Roman"/>
                <w:color w:val="000000"/>
              </w:rPr>
              <w:t>21 / 47 / 1,454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F538" w14:textId="77777777" w:rsidR="003462B7" w:rsidRDefault="00273294">
            <w:pPr>
              <w:spacing w:before="100" w:after="100"/>
              <w:ind w:left="100" w:right="100"/>
              <w:jc w:val="center"/>
            </w:pPr>
            <w:r>
              <w:rPr>
                <w:rFonts w:eastAsia="Times New Roman" w:cs="Times New Roman"/>
                <w:color w:val="000000"/>
              </w:rPr>
              <w:t>0.82</w:t>
            </w:r>
            <w:r>
              <w:rPr>
                <w:rFonts w:eastAsia="Times New Roman" w:cs="Times New Roman"/>
                <w:color w:val="000000"/>
              </w:rPr>
              <w:br/>
              <w:t>(0.46, 1.45)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54BC5" w14:textId="77777777" w:rsidR="003462B7" w:rsidRDefault="00273294">
            <w:pPr>
              <w:spacing w:before="100" w:after="100"/>
              <w:ind w:left="100" w:right="100"/>
              <w:jc w:val="center"/>
            </w:pPr>
            <w:r>
              <w:rPr>
                <w:rFonts w:eastAsia="Times New Roman" w:cs="Times New Roman"/>
                <w:color w:val="000000"/>
              </w:rPr>
              <w:t>0.93</w:t>
            </w:r>
            <w:r>
              <w:rPr>
                <w:rFonts w:eastAsia="Times New Roman" w:cs="Times New Roman"/>
                <w:color w:val="000000"/>
              </w:rPr>
              <w:br/>
              <w:t>(0.64, 1.37)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8AA05" w14:textId="77777777" w:rsidR="003462B7" w:rsidRDefault="00273294">
            <w:pPr>
              <w:spacing w:before="100" w:after="100"/>
              <w:ind w:left="100" w:right="100"/>
              <w:jc w:val="center"/>
            </w:pPr>
            <w:r>
              <w:rPr>
                <w:rFonts w:eastAsia="Times New Roman" w:cs="Times New Roman"/>
                <w:color w:val="000000"/>
              </w:rPr>
              <w:t>55 / 95 / 1,363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1F5968" w14:textId="77777777" w:rsidR="003462B7" w:rsidRDefault="00273294">
            <w:pPr>
              <w:spacing w:before="100" w:after="100"/>
              <w:ind w:left="100" w:right="100"/>
              <w:jc w:val="center"/>
            </w:pPr>
            <w:r>
              <w:rPr>
                <w:rFonts w:eastAsia="Times New Roman" w:cs="Times New Roman"/>
                <w:color w:val="000000"/>
              </w:rPr>
              <w:t>48 / 103 / 1,321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5D195"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t>(0.54, 1.23)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6230F" w14:textId="77777777" w:rsidR="003462B7" w:rsidRDefault="00273294">
            <w:pPr>
              <w:spacing w:before="100" w:after="100"/>
              <w:ind w:left="100" w:right="100"/>
              <w:jc w:val="center"/>
            </w:pPr>
            <w:r>
              <w:rPr>
                <w:rFonts w:eastAsia="Times New Roman" w:cs="Times New Roman"/>
                <w:color w:val="000000"/>
              </w:rPr>
              <w:t>1.10</w:t>
            </w:r>
            <w:r>
              <w:rPr>
                <w:rFonts w:eastAsia="Times New Roman" w:cs="Times New Roman"/>
                <w:color w:val="000000"/>
              </w:rPr>
              <w:br/>
              <w:t>(0.84, 1.44)</w:t>
            </w:r>
          </w:p>
        </w:tc>
      </w:tr>
      <w:tr w:rsidR="003462B7" w14:paraId="67E75857"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FF57DC8" w14:textId="77777777" w:rsidR="003462B7" w:rsidRDefault="00273294">
            <w:pPr>
              <w:spacing w:before="100" w:after="100"/>
              <w:ind w:left="100" w:right="100"/>
            </w:pPr>
            <w:r>
              <w:rPr>
                <w:rFonts w:eastAsia="Times New Roman" w:cs="Times New Roman"/>
                <w:i/>
                <w:color w:val="000000"/>
              </w:rPr>
              <w:t xml:space="preserve">Chronic Kidney </w:t>
            </w:r>
            <w:proofErr w:type="spellStart"/>
            <w:r>
              <w:rPr>
                <w:rFonts w:eastAsia="Times New Roman" w:cs="Times New Roman"/>
                <w:i/>
                <w:color w:val="000000"/>
              </w:rPr>
              <w:t>Disease</w:t>
            </w:r>
            <w:r>
              <w:rPr>
                <w:rFonts w:eastAsia="Times New Roman" w:cs="Times New Roman"/>
                <w:i/>
                <w:color w:val="000000"/>
                <w:vertAlign w:val="superscript"/>
              </w:rPr>
              <w:t>a</w:t>
            </w:r>
            <w:proofErr w:type="spellEnd"/>
          </w:p>
        </w:tc>
      </w:tr>
      <w:tr w:rsidR="003462B7" w14:paraId="0F2DBAB3"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4F705" w14:textId="77777777" w:rsidR="003462B7" w:rsidRDefault="00273294">
            <w:pPr>
              <w:spacing w:before="100" w:after="100"/>
              <w:ind w:left="300" w:right="100"/>
            </w:pPr>
            <w:r>
              <w:rPr>
                <w:rFonts w:eastAsia="Times New Roman" w:cs="Times New Roman"/>
                <w:color w:val="000000"/>
              </w:rPr>
              <w:t>No</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5467E" w14:textId="77777777" w:rsidR="003462B7" w:rsidRDefault="00273294">
            <w:pPr>
              <w:spacing w:before="100" w:after="100"/>
              <w:ind w:left="100" w:right="100"/>
              <w:jc w:val="center"/>
            </w:pPr>
            <w:r>
              <w:rPr>
                <w:rFonts w:eastAsia="Times New Roman" w:cs="Times New Roman"/>
                <w:color w:val="000000"/>
              </w:rPr>
              <w:t>50 / 113 / 3,491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E3B25" w14:textId="77777777" w:rsidR="003462B7" w:rsidRDefault="00273294">
            <w:pPr>
              <w:spacing w:before="100" w:after="100"/>
              <w:ind w:left="100" w:right="100"/>
              <w:jc w:val="center"/>
            </w:pPr>
            <w:r>
              <w:rPr>
                <w:rFonts w:eastAsia="Times New Roman" w:cs="Times New Roman"/>
                <w:color w:val="000000"/>
              </w:rPr>
              <w:t>29 / 97 / 3,485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FDF73" w14:textId="77777777" w:rsidR="003462B7" w:rsidRDefault="00273294">
            <w:pPr>
              <w:spacing w:before="100" w:after="100"/>
              <w:ind w:left="100" w:right="100"/>
              <w:jc w:val="center"/>
            </w:pPr>
            <w:r>
              <w:rPr>
                <w:rFonts w:eastAsia="Times New Roman" w:cs="Times New Roman"/>
                <w:color w:val="000000"/>
              </w:rPr>
              <w:t>0.55</w:t>
            </w:r>
            <w:r>
              <w:rPr>
                <w:rFonts w:eastAsia="Times New Roman" w:cs="Times New Roman"/>
                <w:color w:val="000000"/>
              </w:rPr>
              <w:br/>
              <w:t>(0.36, 0.83)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3BEC8E" w14:textId="77777777" w:rsidR="003462B7" w:rsidRDefault="00273294">
            <w:pPr>
              <w:spacing w:before="100" w:after="100"/>
              <w:ind w:left="100" w:right="100"/>
              <w:jc w:val="center"/>
            </w:pPr>
            <w:r>
              <w:rPr>
                <w:rFonts w:eastAsia="Times New Roman" w:cs="Times New Roman"/>
                <w:color w:val="000000"/>
              </w:rPr>
              <w:t>0.87</w:t>
            </w:r>
            <w:r>
              <w:rPr>
                <w:rFonts w:eastAsia="Times New Roman" w:cs="Times New Roman"/>
                <w:color w:val="000000"/>
              </w:rPr>
              <w:br/>
              <w:t>(0.65, 1.14)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F031D" w14:textId="77777777" w:rsidR="003462B7" w:rsidRDefault="00273294">
            <w:pPr>
              <w:spacing w:before="100" w:after="100"/>
              <w:ind w:left="100" w:right="100"/>
              <w:jc w:val="center"/>
            </w:pPr>
            <w:r>
              <w:rPr>
                <w:rFonts w:eastAsia="Times New Roman" w:cs="Times New Roman"/>
                <w:color w:val="000000"/>
              </w:rPr>
              <w:t>90 / 226 / 3,232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74F5F" w14:textId="77777777" w:rsidR="003462B7" w:rsidRDefault="00273294">
            <w:pPr>
              <w:spacing w:before="100" w:after="100"/>
              <w:ind w:left="100" w:right="100"/>
              <w:jc w:val="center"/>
            </w:pPr>
            <w:r>
              <w:rPr>
                <w:rFonts w:eastAsia="Times New Roman" w:cs="Times New Roman"/>
                <w:color w:val="000000"/>
              </w:rPr>
              <w:t>101 / 248 / 3,250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CAF34" w14:textId="77777777" w:rsidR="003462B7" w:rsidRDefault="00273294">
            <w:pPr>
              <w:spacing w:before="100" w:after="100"/>
              <w:ind w:left="100" w:right="100"/>
              <w:jc w:val="center"/>
            </w:pPr>
            <w:r>
              <w:rPr>
                <w:rFonts w:eastAsia="Times New Roman" w:cs="Times New Roman"/>
                <w:color w:val="000000"/>
              </w:rPr>
              <w:t>1.14</w:t>
            </w:r>
            <w:r>
              <w:rPr>
                <w:rFonts w:eastAsia="Times New Roman" w:cs="Times New Roman"/>
                <w:color w:val="000000"/>
              </w:rPr>
              <w:br/>
              <w:t>(0.84, 1.55)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A2080" w14:textId="77777777" w:rsidR="003462B7" w:rsidRDefault="00273294">
            <w:pPr>
              <w:spacing w:before="100" w:after="100"/>
              <w:ind w:left="100" w:right="100"/>
              <w:jc w:val="center"/>
            </w:pPr>
            <w:r>
              <w:rPr>
                <w:rFonts w:eastAsia="Times New Roman" w:cs="Times New Roman"/>
                <w:color w:val="000000"/>
              </w:rPr>
              <w:t>1.09</w:t>
            </w:r>
            <w:r>
              <w:rPr>
                <w:rFonts w:eastAsia="Times New Roman" w:cs="Times New Roman"/>
                <w:color w:val="000000"/>
              </w:rPr>
              <w:br/>
              <w:t>(0.90, 1.33)</w:t>
            </w:r>
          </w:p>
        </w:tc>
      </w:tr>
      <w:tr w:rsidR="003462B7" w14:paraId="15F41A07"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02397" w14:textId="77777777" w:rsidR="003462B7" w:rsidRDefault="00273294">
            <w:pPr>
              <w:spacing w:before="100" w:after="100"/>
              <w:ind w:left="300" w:right="100"/>
            </w:pPr>
            <w:r>
              <w:rPr>
                <w:rFonts w:eastAsia="Times New Roman" w:cs="Times New Roman"/>
                <w:color w:val="000000"/>
              </w:rPr>
              <w:t>Yes</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424B65" w14:textId="77777777" w:rsidR="003462B7" w:rsidRDefault="00273294">
            <w:pPr>
              <w:spacing w:before="100" w:after="100"/>
              <w:ind w:left="100" w:right="100"/>
              <w:jc w:val="center"/>
            </w:pPr>
            <w:r>
              <w:rPr>
                <w:rFonts w:eastAsia="Times New Roman" w:cs="Times New Roman"/>
                <w:color w:val="000000"/>
              </w:rPr>
              <w:t>41 / 84 / 1,161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33EFA" w14:textId="77777777" w:rsidR="003462B7" w:rsidRDefault="00273294">
            <w:pPr>
              <w:spacing w:before="100" w:after="100"/>
              <w:ind w:left="100" w:right="100"/>
              <w:jc w:val="center"/>
            </w:pPr>
            <w:r>
              <w:rPr>
                <w:rFonts w:eastAsia="Times New Roman" w:cs="Times New Roman"/>
                <w:color w:val="000000"/>
              </w:rPr>
              <w:t>36 / 76 / 1,170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A3DC22" w14:textId="77777777" w:rsidR="003462B7" w:rsidRDefault="00273294">
            <w:pPr>
              <w:spacing w:before="100" w:after="100"/>
              <w:ind w:left="100" w:right="100"/>
              <w:jc w:val="center"/>
            </w:pPr>
            <w:r>
              <w:rPr>
                <w:rFonts w:eastAsia="Times New Roman" w:cs="Times New Roman"/>
                <w:color w:val="000000"/>
              </w:rPr>
              <w:t>0.81</w:t>
            </w:r>
            <w:r>
              <w:rPr>
                <w:rFonts w:eastAsia="Times New Roman" w:cs="Times New Roman"/>
                <w:color w:val="000000"/>
              </w:rPr>
              <w:br/>
              <w:t>(0.51, 1.31)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40B9A0" w14:textId="77777777" w:rsidR="003462B7" w:rsidRDefault="00273294">
            <w:pPr>
              <w:spacing w:before="100" w:after="100"/>
              <w:ind w:left="100" w:right="100"/>
              <w:jc w:val="center"/>
            </w:pPr>
            <w:r>
              <w:rPr>
                <w:rFonts w:eastAsia="Times New Roman" w:cs="Times New Roman"/>
                <w:color w:val="000000"/>
              </w:rPr>
              <w:t>0.88</w:t>
            </w:r>
            <w:r>
              <w:rPr>
                <w:rFonts w:eastAsia="Times New Roman" w:cs="Times New Roman"/>
                <w:color w:val="000000"/>
              </w:rPr>
              <w:br/>
              <w:t>(0.62, 1.24)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E0E95" w14:textId="77777777" w:rsidR="003462B7" w:rsidRDefault="00273294">
            <w:pPr>
              <w:spacing w:before="100" w:after="100"/>
              <w:ind w:left="100" w:right="100"/>
              <w:jc w:val="center"/>
            </w:pPr>
            <w:r>
              <w:rPr>
                <w:rFonts w:eastAsia="Times New Roman" w:cs="Times New Roman"/>
                <w:color w:val="000000"/>
              </w:rPr>
              <w:t>91 / 129 / 1,007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2253B5" w14:textId="77777777" w:rsidR="003462B7" w:rsidRDefault="00273294">
            <w:pPr>
              <w:spacing w:before="100" w:after="100"/>
              <w:ind w:left="100" w:right="100"/>
              <w:jc w:val="center"/>
            </w:pPr>
            <w:r>
              <w:rPr>
                <w:rFonts w:eastAsia="Times New Roman" w:cs="Times New Roman"/>
                <w:color w:val="000000"/>
              </w:rPr>
              <w:t>82 / 145 / 1,012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F1F79B" w14:textId="77777777" w:rsidR="003462B7" w:rsidRDefault="00273294">
            <w:pPr>
              <w:spacing w:before="100" w:after="100"/>
              <w:ind w:left="100" w:right="100"/>
              <w:jc w:val="center"/>
            </w:pPr>
            <w:r>
              <w:rPr>
                <w:rFonts w:eastAsia="Times New Roman" w:cs="Times New Roman"/>
                <w:color w:val="000000"/>
              </w:rPr>
              <w:t>0.89</w:t>
            </w:r>
            <w:r>
              <w:rPr>
                <w:rFonts w:eastAsia="Times New Roman" w:cs="Times New Roman"/>
                <w:color w:val="000000"/>
              </w:rPr>
              <w:br/>
              <w:t>(0.67, 1.16)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4DFA1" w14:textId="77777777" w:rsidR="003462B7" w:rsidRDefault="00273294">
            <w:pPr>
              <w:spacing w:before="100" w:after="100"/>
              <w:ind w:left="100" w:right="100"/>
              <w:jc w:val="center"/>
            </w:pPr>
            <w:r>
              <w:rPr>
                <w:rFonts w:eastAsia="Times New Roman" w:cs="Times New Roman"/>
                <w:color w:val="000000"/>
              </w:rPr>
              <w:t>1.18</w:t>
            </w:r>
            <w:r>
              <w:rPr>
                <w:rFonts w:eastAsia="Times New Roman" w:cs="Times New Roman"/>
                <w:color w:val="000000"/>
              </w:rPr>
              <w:br/>
              <w:t>(0.93, 1.49)</w:t>
            </w:r>
          </w:p>
        </w:tc>
      </w:tr>
      <w:tr w:rsidR="003462B7" w14:paraId="5571E3F3"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50973FA8" w14:textId="77777777" w:rsidR="003462B7" w:rsidRDefault="00273294">
            <w:pPr>
              <w:spacing w:before="100" w:after="100"/>
              <w:ind w:left="100" w:right="100"/>
            </w:pPr>
            <w:r>
              <w:rPr>
                <w:rFonts w:eastAsia="Times New Roman" w:cs="Times New Roman"/>
                <w:i/>
                <w:color w:val="000000"/>
              </w:rPr>
              <w:t>Cognitive Function</w:t>
            </w:r>
          </w:p>
        </w:tc>
      </w:tr>
      <w:tr w:rsidR="003462B7" w14:paraId="35EA7B2F"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2CBE7" w14:textId="77777777" w:rsidR="003462B7" w:rsidRDefault="00273294">
            <w:pPr>
              <w:spacing w:before="100" w:after="100"/>
              <w:ind w:left="300" w:right="100"/>
            </w:pPr>
            <w:r>
              <w:rPr>
                <w:rFonts w:eastAsia="Times New Roman" w:cs="Times New Roman"/>
                <w:color w:val="000000"/>
              </w:rPr>
              <w:t>&gt;10th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5229A" w14:textId="77777777" w:rsidR="003462B7" w:rsidRDefault="00273294">
            <w:pPr>
              <w:spacing w:before="100" w:after="100"/>
              <w:ind w:left="100" w:right="100"/>
              <w:jc w:val="center"/>
            </w:pPr>
            <w:r>
              <w:rPr>
                <w:rFonts w:eastAsia="Times New Roman" w:cs="Times New Roman"/>
                <w:color w:val="000000"/>
              </w:rPr>
              <w:t>62 / 150 / 3,397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D44F0" w14:textId="77777777" w:rsidR="003462B7" w:rsidRDefault="00273294">
            <w:pPr>
              <w:spacing w:before="100" w:after="100"/>
              <w:ind w:left="100" w:right="100"/>
              <w:jc w:val="center"/>
            </w:pPr>
            <w:r>
              <w:rPr>
                <w:rFonts w:eastAsia="Times New Roman" w:cs="Times New Roman"/>
                <w:color w:val="000000"/>
              </w:rPr>
              <w:t>40 / 112 / 3,389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A809B" w14:textId="77777777" w:rsidR="003462B7" w:rsidRDefault="00273294">
            <w:pPr>
              <w:spacing w:before="100" w:after="100"/>
              <w:ind w:left="100" w:right="100"/>
              <w:jc w:val="center"/>
            </w:pPr>
            <w:r>
              <w:rPr>
                <w:rFonts w:eastAsia="Times New Roman" w:cs="Times New Roman"/>
                <w:color w:val="000000"/>
              </w:rPr>
              <w:t>0.56</w:t>
            </w:r>
            <w:r>
              <w:rPr>
                <w:rFonts w:eastAsia="Times New Roman" w:cs="Times New Roman"/>
                <w:color w:val="000000"/>
              </w:rPr>
              <w:br/>
              <w:t>(0.36, 0.88)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96D8" w14:textId="77777777" w:rsidR="003462B7" w:rsidRDefault="00273294">
            <w:pPr>
              <w:spacing w:before="100" w:after="100"/>
              <w:ind w:left="100" w:right="100"/>
              <w:jc w:val="center"/>
            </w:pPr>
            <w:r>
              <w:rPr>
                <w:rFonts w:eastAsia="Times New Roman" w:cs="Times New Roman"/>
                <w:color w:val="000000"/>
              </w:rPr>
              <w:t>0.74</w:t>
            </w:r>
            <w:r>
              <w:rPr>
                <w:rFonts w:eastAsia="Times New Roman" w:cs="Times New Roman"/>
                <w:color w:val="000000"/>
              </w:rPr>
              <w:br/>
              <w:t>(0.58, 0.96)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6BC2D2" w14:textId="77777777" w:rsidR="003462B7" w:rsidRDefault="00273294">
            <w:pPr>
              <w:spacing w:before="100" w:after="100"/>
              <w:ind w:left="100" w:right="100"/>
              <w:jc w:val="center"/>
            </w:pPr>
            <w:r>
              <w:rPr>
                <w:rFonts w:eastAsia="Times New Roman" w:cs="Times New Roman"/>
                <w:color w:val="000000"/>
              </w:rPr>
              <w:t>128 / 229 / 3,101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DD0C7" w14:textId="77777777" w:rsidR="003462B7" w:rsidRDefault="00273294">
            <w:pPr>
              <w:spacing w:before="100" w:after="100"/>
              <w:ind w:left="100" w:right="100"/>
              <w:jc w:val="center"/>
            </w:pPr>
            <w:r>
              <w:rPr>
                <w:rFonts w:eastAsia="Times New Roman" w:cs="Times New Roman"/>
                <w:color w:val="000000"/>
              </w:rPr>
              <w:t>122 / 286 / 3,125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F17A5" w14:textId="77777777" w:rsidR="003462B7" w:rsidRDefault="00273294">
            <w:pPr>
              <w:spacing w:before="100" w:after="100"/>
              <w:ind w:left="100" w:right="100"/>
              <w:jc w:val="center"/>
            </w:pPr>
            <w:r>
              <w:rPr>
                <w:rFonts w:eastAsia="Times New Roman" w:cs="Times New Roman"/>
                <w:color w:val="000000"/>
              </w:rPr>
              <w:t>0.93</w:t>
            </w:r>
            <w:r>
              <w:rPr>
                <w:rFonts w:eastAsia="Times New Roman" w:cs="Times New Roman"/>
                <w:color w:val="000000"/>
              </w:rPr>
              <w:br/>
              <w:t>(0.73, 1.19)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AD502" w14:textId="77777777" w:rsidR="003462B7" w:rsidRDefault="00273294">
            <w:pPr>
              <w:spacing w:before="100" w:after="100"/>
              <w:ind w:left="100" w:right="100"/>
              <w:jc w:val="center"/>
            </w:pPr>
            <w:r>
              <w:rPr>
                <w:rFonts w:eastAsia="Times New Roman" w:cs="Times New Roman"/>
                <w:color w:val="000000"/>
              </w:rPr>
              <w:t>1.25</w:t>
            </w:r>
            <w:r>
              <w:rPr>
                <w:rFonts w:eastAsia="Times New Roman" w:cs="Times New Roman"/>
                <w:color w:val="000000"/>
              </w:rPr>
              <w:br/>
              <w:t>(1.03, 1.53)</w:t>
            </w:r>
          </w:p>
        </w:tc>
      </w:tr>
      <w:tr w:rsidR="003462B7" w14:paraId="0BECE75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494B7" w14:textId="77777777" w:rsidR="003462B7" w:rsidRDefault="00273294">
            <w:pPr>
              <w:spacing w:before="100" w:after="100"/>
              <w:ind w:left="300" w:right="100"/>
            </w:pPr>
            <w:r>
              <w:rPr>
                <w:rFonts w:eastAsia="Times New Roman" w:cs="Times New Roman"/>
                <w:color w:val="000000"/>
              </w:rPr>
              <w:t>≤10th percentile</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A3050" w14:textId="77777777" w:rsidR="003462B7" w:rsidRDefault="00273294">
            <w:pPr>
              <w:spacing w:before="100" w:after="100"/>
              <w:ind w:left="100" w:right="100"/>
              <w:jc w:val="center"/>
            </w:pPr>
            <w:r>
              <w:rPr>
                <w:rFonts w:eastAsia="Times New Roman" w:cs="Times New Roman"/>
                <w:color w:val="000000"/>
              </w:rPr>
              <w:t>29 / 48 / 1,253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C1C0A" w14:textId="77777777" w:rsidR="003462B7" w:rsidRDefault="00273294">
            <w:pPr>
              <w:spacing w:before="100" w:after="100"/>
              <w:ind w:left="100" w:right="100"/>
              <w:jc w:val="center"/>
            </w:pPr>
            <w:r>
              <w:rPr>
                <w:rFonts w:eastAsia="Times New Roman" w:cs="Times New Roman"/>
                <w:color w:val="000000"/>
              </w:rPr>
              <w:t>23 / 60 / 1,257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3CA790" w14:textId="77777777" w:rsidR="003462B7" w:rsidRDefault="00273294">
            <w:pPr>
              <w:spacing w:before="100" w:after="100"/>
              <w:ind w:left="100" w:right="100"/>
              <w:jc w:val="center"/>
            </w:pPr>
            <w:r>
              <w:rPr>
                <w:rFonts w:eastAsia="Times New Roman" w:cs="Times New Roman"/>
                <w:color w:val="000000"/>
              </w:rPr>
              <w:t>0.76</w:t>
            </w:r>
            <w:r>
              <w:rPr>
                <w:rFonts w:eastAsia="Times New Roman" w:cs="Times New Roman"/>
                <w:color w:val="000000"/>
              </w:rPr>
              <w:br/>
              <w:t>(0.41, 1.43)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529C8" w14:textId="77777777" w:rsidR="003462B7" w:rsidRDefault="00273294">
            <w:pPr>
              <w:spacing w:before="100" w:after="100"/>
              <w:ind w:left="100" w:right="100"/>
              <w:jc w:val="center"/>
            </w:pPr>
            <w:r>
              <w:rPr>
                <w:rFonts w:eastAsia="Times New Roman" w:cs="Times New Roman"/>
                <w:color w:val="000000"/>
              </w:rPr>
              <w:t>1.22</w:t>
            </w:r>
            <w:r>
              <w:rPr>
                <w:rFonts w:eastAsia="Times New Roman" w:cs="Times New Roman"/>
                <w:color w:val="000000"/>
              </w:rPr>
              <w:br/>
              <w:t>(0.83, 1.78)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50E221" w14:textId="77777777" w:rsidR="003462B7" w:rsidRDefault="00273294">
            <w:pPr>
              <w:spacing w:before="100" w:after="100"/>
              <w:ind w:left="100" w:right="100"/>
              <w:jc w:val="center"/>
            </w:pPr>
            <w:r>
              <w:rPr>
                <w:rFonts w:eastAsia="Times New Roman" w:cs="Times New Roman"/>
                <w:color w:val="000000"/>
              </w:rPr>
              <w:t>52 / 124 / 1,135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FEB39" w14:textId="77777777" w:rsidR="003462B7" w:rsidRDefault="00273294">
            <w:pPr>
              <w:spacing w:before="100" w:after="100"/>
              <w:ind w:left="100" w:right="100"/>
              <w:jc w:val="center"/>
            </w:pPr>
            <w:r>
              <w:rPr>
                <w:rFonts w:eastAsia="Times New Roman" w:cs="Times New Roman"/>
                <w:color w:val="000000"/>
              </w:rPr>
              <w:t>58 / 107 / 1,131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FBE61" w14:textId="77777777" w:rsidR="003462B7" w:rsidRDefault="00273294">
            <w:pPr>
              <w:spacing w:before="100" w:after="100"/>
              <w:ind w:left="100" w:right="100"/>
              <w:jc w:val="center"/>
            </w:pPr>
            <w:r>
              <w:rPr>
                <w:rFonts w:eastAsia="Times New Roman" w:cs="Times New Roman"/>
                <w:color w:val="000000"/>
              </w:rPr>
              <w:t>1.18</w:t>
            </w:r>
            <w:r>
              <w:rPr>
                <w:rFonts w:eastAsia="Times New Roman" w:cs="Times New Roman"/>
                <w:color w:val="000000"/>
              </w:rPr>
              <w:br/>
              <w:t>(0.81, 1.72)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74C74" w14:textId="77777777" w:rsidR="003462B7" w:rsidRDefault="00273294">
            <w:pPr>
              <w:spacing w:before="100" w:after="100"/>
              <w:ind w:left="100" w:right="100"/>
              <w:jc w:val="center"/>
            </w:pPr>
            <w:r>
              <w:rPr>
                <w:rFonts w:eastAsia="Times New Roman" w:cs="Times New Roman"/>
                <w:color w:val="000000"/>
              </w:rPr>
              <w:t>0.90</w:t>
            </w:r>
            <w:r>
              <w:rPr>
                <w:rFonts w:eastAsia="Times New Roman" w:cs="Times New Roman"/>
                <w:color w:val="000000"/>
              </w:rPr>
              <w:br/>
              <w:t>(0.72, 1.12)</w:t>
            </w:r>
          </w:p>
        </w:tc>
      </w:tr>
      <w:tr w:rsidR="003462B7" w14:paraId="67E63B88" w14:textId="77777777">
        <w:trPr>
          <w:cantSplit/>
          <w:jc w:val="center"/>
        </w:trPr>
        <w:tc>
          <w:tcPr>
            <w:tcW w:w="13104" w:type="dxa"/>
            <w:gridSpan w:val="9"/>
            <w:tcBorders>
              <w:top w:val="single" w:sz="8" w:space="0" w:color="666666"/>
              <w:left w:val="single" w:sz="8" w:space="0" w:color="666666"/>
              <w:bottom w:val="single" w:sz="8" w:space="0" w:color="666666"/>
              <w:right w:val="single" w:sz="8" w:space="0" w:color="666666"/>
            </w:tcBorders>
            <w:shd w:val="clear" w:color="auto" w:fill="CCCCCC"/>
            <w:tcMar>
              <w:top w:w="0" w:type="dxa"/>
              <w:left w:w="0" w:type="dxa"/>
              <w:bottom w:w="0" w:type="dxa"/>
              <w:right w:w="0" w:type="dxa"/>
            </w:tcMar>
            <w:vAlign w:val="center"/>
          </w:tcPr>
          <w:p w14:paraId="1A73CF59" w14:textId="77777777" w:rsidR="003462B7" w:rsidRDefault="00273294">
            <w:pPr>
              <w:spacing w:before="100" w:after="100"/>
              <w:ind w:left="100" w:right="100"/>
            </w:pPr>
            <w:r>
              <w:rPr>
                <w:rFonts w:eastAsia="Times New Roman" w:cs="Times New Roman"/>
                <w:i/>
                <w:color w:val="000000"/>
              </w:rPr>
              <w:t>Frailty Status</w:t>
            </w:r>
          </w:p>
        </w:tc>
      </w:tr>
      <w:tr w:rsidR="003462B7" w14:paraId="7A5EA6C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6C513" w14:textId="77777777" w:rsidR="003462B7" w:rsidRDefault="00273294">
            <w:pPr>
              <w:spacing w:before="100" w:after="100"/>
              <w:ind w:left="300" w:right="100"/>
            </w:pPr>
            <w:r>
              <w:rPr>
                <w:rFonts w:eastAsia="Times New Roman" w:cs="Times New Roman"/>
                <w:color w:val="000000"/>
              </w:rPr>
              <w:t>Fit (FI ≤ 0.10)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31642" w14:textId="77777777" w:rsidR="003462B7" w:rsidRDefault="00273294">
            <w:pPr>
              <w:spacing w:before="100" w:after="100"/>
              <w:ind w:left="100" w:right="100"/>
              <w:jc w:val="center"/>
            </w:pPr>
            <w:r>
              <w:rPr>
                <w:rFonts w:eastAsia="Times New Roman" w:cs="Times New Roman"/>
                <w:color w:val="000000"/>
              </w:rPr>
              <w:t>7 / 14 / 729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B9D032" w14:textId="77777777" w:rsidR="003462B7" w:rsidRDefault="00273294">
            <w:pPr>
              <w:spacing w:before="100" w:after="100"/>
              <w:ind w:left="100" w:right="100"/>
              <w:jc w:val="center"/>
            </w:pPr>
            <w:r>
              <w:rPr>
                <w:rFonts w:eastAsia="Times New Roman" w:cs="Times New Roman"/>
                <w:color w:val="000000"/>
              </w:rPr>
              <w:t>1 / 17 / 751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74EF80" w14:textId="77777777" w:rsidR="003462B7" w:rsidRDefault="00273294">
            <w:pPr>
              <w:spacing w:before="100" w:after="100"/>
              <w:ind w:left="100" w:right="100"/>
              <w:jc w:val="center"/>
            </w:pPr>
            <w:r>
              <w:rPr>
                <w:rFonts w:eastAsia="Times New Roman" w:cs="Times New Roman"/>
                <w:color w:val="000000"/>
              </w:rPr>
              <w:t>0.14</w:t>
            </w:r>
            <w:r>
              <w:rPr>
                <w:rFonts w:eastAsia="Times New Roman" w:cs="Times New Roman"/>
                <w:color w:val="000000"/>
              </w:rPr>
              <w:br/>
              <w:t>(0.02, 1.12)</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4B31A" w14:textId="77777777" w:rsidR="003462B7" w:rsidRDefault="00273294">
            <w:pPr>
              <w:spacing w:before="100" w:after="100"/>
              <w:ind w:left="100" w:right="100"/>
              <w:jc w:val="center"/>
            </w:pPr>
            <w:r>
              <w:rPr>
                <w:rFonts w:eastAsia="Times New Roman" w:cs="Times New Roman"/>
                <w:color w:val="000000"/>
              </w:rPr>
              <w:t>1.22</w:t>
            </w:r>
            <w:r>
              <w:rPr>
                <w:rFonts w:eastAsia="Times New Roman" w:cs="Times New Roman"/>
                <w:color w:val="000000"/>
              </w:rPr>
              <w:br/>
              <w:t>(0.59, 2.5)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7CFBA" w14:textId="77777777" w:rsidR="003462B7" w:rsidRDefault="00273294">
            <w:pPr>
              <w:spacing w:before="100" w:after="100"/>
              <w:ind w:left="100" w:right="100"/>
              <w:jc w:val="center"/>
            </w:pPr>
            <w:r>
              <w:rPr>
                <w:rFonts w:eastAsia="Times New Roman" w:cs="Times New Roman"/>
                <w:color w:val="000000"/>
              </w:rPr>
              <w:t>8 / 26 / 685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8DFE7" w14:textId="77777777" w:rsidR="003462B7" w:rsidRDefault="00273294">
            <w:pPr>
              <w:spacing w:before="100" w:after="100"/>
              <w:ind w:left="100" w:right="100"/>
              <w:jc w:val="center"/>
            </w:pPr>
            <w:r>
              <w:rPr>
                <w:rFonts w:eastAsia="Times New Roman" w:cs="Times New Roman"/>
                <w:color w:val="000000"/>
              </w:rPr>
              <w:t>7 / 35 / 715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923F6A"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t>(0.31, 1.95)</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79C93" w14:textId="77777777" w:rsidR="003462B7" w:rsidRDefault="00273294">
            <w:pPr>
              <w:spacing w:before="100" w:after="100"/>
              <w:ind w:left="100" w:right="100"/>
              <w:jc w:val="center"/>
            </w:pPr>
            <w:r>
              <w:rPr>
                <w:rFonts w:eastAsia="Times New Roman" w:cs="Times New Roman"/>
                <w:color w:val="000000"/>
              </w:rPr>
              <w:t>1.26</w:t>
            </w:r>
            <w:r>
              <w:rPr>
                <w:rFonts w:eastAsia="Times New Roman" w:cs="Times New Roman"/>
                <w:color w:val="000000"/>
              </w:rPr>
              <w:br/>
              <w:t>(0.78, 2.0)</w:t>
            </w:r>
          </w:p>
        </w:tc>
      </w:tr>
      <w:tr w:rsidR="003462B7" w14:paraId="4C0F8828"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18919" w14:textId="77777777" w:rsidR="003462B7" w:rsidRDefault="00273294">
            <w:pPr>
              <w:spacing w:before="100" w:after="100"/>
              <w:ind w:left="300" w:right="100"/>
            </w:pPr>
            <w:r>
              <w:rPr>
                <w:rFonts w:eastAsia="Times New Roman" w:cs="Times New Roman"/>
                <w:color w:val="000000"/>
              </w:rPr>
              <w:t>Pre-frail (0.10 &lt; FI ≤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654558" w14:textId="77777777" w:rsidR="003462B7" w:rsidRDefault="00273294">
            <w:pPr>
              <w:spacing w:before="100" w:after="100"/>
              <w:ind w:left="100" w:right="100"/>
              <w:jc w:val="center"/>
            </w:pPr>
            <w:r>
              <w:rPr>
                <w:rFonts w:eastAsia="Times New Roman" w:cs="Times New Roman"/>
                <w:color w:val="000000"/>
              </w:rPr>
              <w:t>34 / 73 / 2,406</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2222D3" w14:textId="77777777" w:rsidR="003462B7" w:rsidRDefault="00273294">
            <w:pPr>
              <w:spacing w:before="100" w:after="100"/>
              <w:ind w:left="100" w:right="100"/>
              <w:jc w:val="center"/>
            </w:pPr>
            <w:r>
              <w:rPr>
                <w:rFonts w:eastAsia="Times New Roman" w:cs="Times New Roman"/>
                <w:color w:val="000000"/>
              </w:rPr>
              <w:t>23 / 70 / 2,359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DB08" w14:textId="77777777" w:rsidR="003462B7" w:rsidRDefault="00273294">
            <w:pPr>
              <w:spacing w:before="100" w:after="100"/>
              <w:ind w:left="100" w:right="100"/>
              <w:jc w:val="center"/>
            </w:pPr>
            <w:r>
              <w:rPr>
                <w:rFonts w:eastAsia="Times New Roman" w:cs="Times New Roman"/>
                <w:color w:val="000000"/>
              </w:rPr>
              <w:t>0.59</w:t>
            </w:r>
            <w:r>
              <w:rPr>
                <w:rFonts w:eastAsia="Times New Roman" w:cs="Times New Roman"/>
                <w:color w:val="000000"/>
              </w:rPr>
              <w:br/>
              <w:t>(0.34, 1.03)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5AEB4" w14:textId="77777777" w:rsidR="003462B7" w:rsidRDefault="00273294">
            <w:pPr>
              <w:spacing w:before="100" w:after="100"/>
              <w:ind w:left="100" w:right="100"/>
              <w:jc w:val="center"/>
            </w:pPr>
            <w:r>
              <w:rPr>
                <w:rFonts w:eastAsia="Times New Roman" w:cs="Times New Roman"/>
                <w:color w:val="000000"/>
              </w:rPr>
              <w:t>1.00</w:t>
            </w:r>
            <w:r>
              <w:rPr>
                <w:rFonts w:eastAsia="Times New Roman" w:cs="Times New Roman"/>
                <w:color w:val="000000"/>
              </w:rPr>
              <w:br/>
              <w:t>(0.73, 1.37)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4BFF57" w14:textId="77777777" w:rsidR="003462B7" w:rsidRDefault="00273294">
            <w:pPr>
              <w:spacing w:before="100" w:after="100"/>
              <w:ind w:left="100" w:right="100"/>
              <w:jc w:val="center"/>
            </w:pPr>
            <w:r>
              <w:rPr>
                <w:rFonts w:eastAsia="Times New Roman" w:cs="Times New Roman"/>
                <w:color w:val="000000"/>
              </w:rPr>
              <w:t>75 / 176 / 2,244</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F7F2D" w14:textId="77777777" w:rsidR="003462B7" w:rsidRDefault="00273294">
            <w:pPr>
              <w:spacing w:before="100" w:after="100"/>
              <w:ind w:left="100" w:right="100"/>
              <w:jc w:val="center"/>
            </w:pPr>
            <w:r>
              <w:rPr>
                <w:rFonts w:eastAsia="Times New Roman" w:cs="Times New Roman"/>
                <w:color w:val="000000"/>
              </w:rPr>
              <w:t>81 / 180 / 2,193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0EC1A2" w14:textId="77777777" w:rsidR="003462B7" w:rsidRDefault="00273294">
            <w:pPr>
              <w:spacing w:before="100" w:after="100"/>
              <w:ind w:left="100" w:right="100"/>
              <w:jc w:val="center"/>
            </w:pPr>
            <w:r>
              <w:rPr>
                <w:rFonts w:eastAsia="Times New Roman" w:cs="Times New Roman"/>
                <w:color w:val="000000"/>
              </w:rPr>
              <w:t>1.07</w:t>
            </w:r>
            <w:r>
              <w:rPr>
                <w:rFonts w:eastAsia="Times New Roman" w:cs="Times New Roman"/>
                <w:color w:val="000000"/>
              </w:rPr>
              <w:br/>
              <w:t>(0.77, 1.50)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726FC" w14:textId="77777777" w:rsidR="003462B7" w:rsidRDefault="00273294">
            <w:pPr>
              <w:spacing w:before="100" w:after="100"/>
              <w:ind w:left="100" w:right="100"/>
              <w:jc w:val="center"/>
            </w:pPr>
            <w:r>
              <w:rPr>
                <w:rFonts w:eastAsia="Times New Roman" w:cs="Times New Roman"/>
                <w:color w:val="000000"/>
              </w:rPr>
              <w:t>1.04</w:t>
            </w:r>
            <w:r>
              <w:rPr>
                <w:rFonts w:eastAsia="Times New Roman" w:cs="Times New Roman"/>
                <w:color w:val="000000"/>
              </w:rPr>
              <w:br/>
              <w:t>(0.85, 1.27)</w:t>
            </w:r>
          </w:p>
        </w:tc>
      </w:tr>
      <w:tr w:rsidR="003462B7" w14:paraId="2A8E9E5A" w14:textId="77777777">
        <w:trPr>
          <w:cantSplit/>
          <w:jc w:val="center"/>
        </w:trPr>
        <w:tc>
          <w:tcPr>
            <w:tcW w:w="216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7550E" w14:textId="77777777" w:rsidR="003462B7" w:rsidRDefault="00273294">
            <w:pPr>
              <w:spacing w:before="100" w:after="100"/>
              <w:ind w:left="300" w:right="100"/>
            </w:pPr>
            <w:r>
              <w:rPr>
                <w:rFonts w:eastAsia="Times New Roman" w:cs="Times New Roman"/>
                <w:color w:val="000000"/>
              </w:rPr>
              <w:t>Frail (FI &gt; 0.21)</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6AA7D" w14:textId="77777777" w:rsidR="003462B7" w:rsidRDefault="00273294">
            <w:pPr>
              <w:spacing w:before="100" w:after="100"/>
              <w:ind w:left="100" w:right="100"/>
              <w:jc w:val="center"/>
            </w:pPr>
            <w:r>
              <w:rPr>
                <w:rFonts w:eastAsia="Times New Roman" w:cs="Times New Roman"/>
                <w:color w:val="000000"/>
              </w:rPr>
              <w:t>51 / 110 / 1,523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76449" w14:textId="77777777" w:rsidR="003462B7" w:rsidRDefault="00273294">
            <w:pPr>
              <w:spacing w:before="100" w:after="100"/>
              <w:ind w:left="100" w:right="100"/>
              <w:jc w:val="center"/>
            </w:pPr>
            <w:r>
              <w:rPr>
                <w:rFonts w:eastAsia="Times New Roman" w:cs="Times New Roman"/>
                <w:color w:val="000000"/>
              </w:rPr>
              <w:t>41 / 86 / 1,538</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F2D6B" w14:textId="77777777" w:rsidR="003462B7" w:rsidRDefault="00273294">
            <w:pPr>
              <w:spacing w:before="100" w:after="100"/>
              <w:ind w:left="100" w:right="100"/>
              <w:jc w:val="center"/>
            </w:pPr>
            <w:r>
              <w:rPr>
                <w:rFonts w:eastAsia="Times New Roman" w:cs="Times New Roman"/>
                <w:color w:val="000000"/>
              </w:rPr>
              <w:t>0.77</w:t>
            </w:r>
            <w:r>
              <w:rPr>
                <w:rFonts w:eastAsia="Times New Roman" w:cs="Times New Roman"/>
                <w:color w:val="000000"/>
              </w:rPr>
              <w:br/>
              <w:t>(0.53, 1.13)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E4719" w14:textId="77777777" w:rsidR="003462B7" w:rsidRDefault="00273294">
            <w:pPr>
              <w:spacing w:before="100" w:after="100"/>
              <w:ind w:left="100" w:right="100"/>
              <w:jc w:val="center"/>
            </w:pPr>
            <w:r>
              <w:rPr>
                <w:rFonts w:eastAsia="Times New Roman" w:cs="Times New Roman"/>
                <w:color w:val="000000"/>
              </w:rPr>
              <w:t>0.75</w:t>
            </w:r>
            <w:r>
              <w:rPr>
                <w:rFonts w:eastAsia="Times New Roman" w:cs="Times New Roman"/>
                <w:color w:val="000000"/>
              </w:rPr>
              <w:br/>
              <w:t>(0.56, 1.00)</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8A7322" w14:textId="77777777" w:rsidR="003462B7" w:rsidRDefault="00273294">
            <w:pPr>
              <w:spacing w:before="100" w:after="100"/>
              <w:ind w:left="100" w:right="100"/>
              <w:jc w:val="center"/>
            </w:pPr>
            <w:r>
              <w:rPr>
                <w:rFonts w:eastAsia="Times New Roman" w:cs="Times New Roman"/>
                <w:color w:val="000000"/>
              </w:rPr>
              <w:t>98 / 153 / 1,317</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FAC26" w14:textId="77777777" w:rsidR="003462B7" w:rsidRDefault="00273294">
            <w:pPr>
              <w:spacing w:before="100" w:after="100"/>
              <w:ind w:left="100" w:right="100"/>
              <w:jc w:val="center"/>
            </w:pPr>
            <w:r>
              <w:rPr>
                <w:rFonts w:eastAsia="Times New Roman" w:cs="Times New Roman"/>
                <w:color w:val="000000"/>
              </w:rPr>
              <w:t>95 / 179 / 1,349</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C34F9" w14:textId="77777777" w:rsidR="003462B7" w:rsidRDefault="00273294">
            <w:pPr>
              <w:spacing w:before="100" w:after="100"/>
              <w:ind w:left="100" w:right="100"/>
              <w:jc w:val="center"/>
            </w:pPr>
            <w:r>
              <w:rPr>
                <w:rFonts w:eastAsia="Times New Roman" w:cs="Times New Roman"/>
                <w:color w:val="000000"/>
              </w:rPr>
              <w:t>1.01</w:t>
            </w:r>
            <w:r>
              <w:rPr>
                <w:rFonts w:eastAsia="Times New Roman" w:cs="Times New Roman"/>
                <w:color w:val="000000"/>
              </w:rPr>
              <w:br/>
              <w:t>(0.77, 1.33)</w:t>
            </w:r>
          </w:p>
        </w:tc>
        <w:tc>
          <w:tcPr>
            <w:tcW w:w="136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92860" w14:textId="77777777" w:rsidR="003462B7" w:rsidRDefault="00273294">
            <w:pPr>
              <w:spacing w:before="100" w:after="100"/>
              <w:ind w:left="100" w:right="100"/>
              <w:jc w:val="center"/>
            </w:pPr>
            <w:r>
              <w:rPr>
                <w:rFonts w:eastAsia="Times New Roman" w:cs="Times New Roman"/>
                <w:color w:val="000000"/>
              </w:rPr>
              <w:t>1.20</w:t>
            </w:r>
            <w:r>
              <w:rPr>
                <w:rFonts w:eastAsia="Times New Roman" w:cs="Times New Roman"/>
                <w:color w:val="000000"/>
              </w:rPr>
              <w:br/>
              <w:t>(0.96, 1.50)</w:t>
            </w:r>
          </w:p>
        </w:tc>
      </w:tr>
      <w:tr w:rsidR="003462B7" w14:paraId="71DD5389" w14:textId="77777777">
        <w:trPr>
          <w:cantSplit/>
          <w:jc w:val="center"/>
        </w:trPr>
        <w:tc>
          <w:tcPr>
            <w:tcW w:w="13104" w:type="dxa"/>
            <w:gridSpan w:val="9"/>
            <w:shd w:val="clear" w:color="auto" w:fill="FFFFFF"/>
            <w:tcMar>
              <w:top w:w="0" w:type="dxa"/>
              <w:left w:w="0" w:type="dxa"/>
              <w:bottom w:w="0" w:type="dxa"/>
              <w:right w:w="0" w:type="dxa"/>
            </w:tcMar>
            <w:vAlign w:val="center"/>
          </w:tcPr>
          <w:p w14:paraId="3C5DB45E" w14:textId="77777777" w:rsidR="003462B7" w:rsidRDefault="00273294">
            <w:pPr>
              <w:spacing w:before="100" w:after="100"/>
              <w:ind w:left="100" w:right="100"/>
            </w:pPr>
            <w:proofErr w:type="spellStart"/>
            <w:r>
              <w:rPr>
                <w:rFonts w:ascii="Arial" w:eastAsia="Arial" w:hAnsi="Arial" w:cs="Arial"/>
                <w:color w:val="000000"/>
                <w:sz w:val="22"/>
                <w:szCs w:val="22"/>
                <w:vertAlign w:val="superscript"/>
              </w:rPr>
              <w:t>a</w:t>
            </w:r>
            <w:r>
              <w:rPr>
                <w:rFonts w:ascii="Arial" w:eastAsia="Arial" w:hAnsi="Arial" w:cs="Arial"/>
                <w:color w:val="000000"/>
                <w:sz w:val="22"/>
                <w:szCs w:val="22"/>
              </w:rPr>
              <w:t>Chronic</w:t>
            </w:r>
            <w:proofErr w:type="spellEnd"/>
            <w:r>
              <w:rPr>
                <w:rFonts w:ascii="Arial" w:eastAsia="Arial" w:hAnsi="Arial" w:cs="Arial"/>
                <w:color w:val="000000"/>
                <w:sz w:val="22"/>
                <w:szCs w:val="22"/>
              </w:rPr>
              <w:t xml:space="preserve"> Kidney Disease was defined by an estimated glomerular filtration rate &lt;60 ml/min/1.73 m</w:t>
            </w:r>
            <w:r>
              <w:rPr>
                <w:rFonts w:ascii="Arial" w:eastAsia="Arial" w:hAnsi="Arial" w:cs="Arial"/>
                <w:color w:val="000000"/>
                <w:sz w:val="22"/>
                <w:szCs w:val="22"/>
                <w:vertAlign w:val="superscript"/>
              </w:rPr>
              <w:t>2</w:t>
            </w:r>
            <w:r>
              <w:rPr>
                <w:rFonts w:ascii="Arial" w:eastAsia="Arial" w:hAnsi="Arial" w:cs="Arial"/>
                <w:color w:val="000000"/>
                <w:sz w:val="22"/>
                <w:szCs w:val="22"/>
              </w:rPr>
              <w:t xml:space="preserve"> based on the 2021 CKD-EPI creatinine equation.</w:t>
            </w:r>
          </w:p>
        </w:tc>
      </w:tr>
      <w:tr w:rsidR="003462B7" w14:paraId="28B9CC2D" w14:textId="77777777">
        <w:trPr>
          <w:cantSplit/>
          <w:jc w:val="center"/>
        </w:trPr>
        <w:tc>
          <w:tcPr>
            <w:tcW w:w="13104" w:type="dxa"/>
            <w:gridSpan w:val="9"/>
            <w:shd w:val="clear" w:color="auto" w:fill="FFFFFF"/>
            <w:tcMar>
              <w:top w:w="0" w:type="dxa"/>
              <w:left w:w="0" w:type="dxa"/>
              <w:bottom w:w="0" w:type="dxa"/>
              <w:right w:w="0" w:type="dxa"/>
            </w:tcMar>
            <w:vAlign w:val="center"/>
          </w:tcPr>
          <w:p w14:paraId="52DAA35B" w14:textId="77777777" w:rsidR="003462B7" w:rsidRDefault="00273294">
            <w:pPr>
              <w:spacing w:before="100" w:after="100"/>
              <w:ind w:left="100" w:right="100"/>
            </w:pPr>
            <w:r>
              <w:rPr>
                <w:rFonts w:ascii="Arial" w:eastAsia="Arial" w:hAnsi="Arial" w:cs="Arial"/>
                <w:color w:val="000000"/>
                <w:sz w:val="22"/>
                <w:szCs w:val="22"/>
              </w:rPr>
              <w:t>Abbreviations: CI = confidence interval; CVD = cardiovascular disease; and FI = frailty index</w:t>
            </w:r>
          </w:p>
        </w:tc>
      </w:tr>
    </w:tbl>
    <w:p w14:paraId="7ADAA652" w14:textId="77777777" w:rsidR="003462B7" w:rsidRDefault="00273294">
      <w:r>
        <w:br w:type="page"/>
      </w:r>
    </w:p>
    <w:p w14:paraId="312B9F09" w14:textId="3898836E"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proofErr w:type="spellStart"/>
      <w:r>
        <w:rPr>
          <w:b/>
          <w:bCs/>
        </w:rPr>
        <w:t>eFigure</w:t>
      </w:r>
      <w:proofErr w:type="spellEnd"/>
      <w:r>
        <w:rPr>
          <w:b/>
          <w:bCs/>
        </w:rPr>
        <w:t xml:space="preserve"> 1</w:t>
      </w:r>
      <w:r>
        <w:t xml:space="preserve">: Timeline of landmark events and definition of ‘trial’ and ‘observational’ periods for the current analysis. </w:t>
      </w:r>
    </w:p>
    <w:p w14:paraId="7180F0DC" w14:textId="77777777" w:rsidR="003462B7" w:rsidRDefault="00273294">
      <w:pPr>
        <w:pStyle w:val="Figure"/>
        <w:jc w:val="center"/>
      </w:pPr>
      <w:r>
        <w:rPr>
          <w:noProof/>
        </w:rPr>
        <w:drawing>
          <wp:inline distT="0" distB="0" distL="0" distR="0" wp14:anchorId="3FA3D0B4" wp14:editId="0A8A585E">
            <wp:extent cx="100584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50"/>
                    <a:srcRect/>
                    <a:stretch>
                      <a:fillRect/>
                    </a:stretch>
                  </pic:blipFill>
                  <pic:spPr bwMode="auto">
                    <a:xfrm>
                      <a:off x="0" y="0"/>
                      <a:ext cx="139700" cy="76200"/>
                    </a:xfrm>
                    <a:prstGeom prst="rect">
                      <a:avLst/>
                    </a:prstGeom>
                    <a:noFill/>
                  </pic:spPr>
                </pic:pic>
              </a:graphicData>
            </a:graphic>
          </wp:inline>
        </w:drawing>
      </w:r>
    </w:p>
    <w:p w14:paraId="7AA52AE5" w14:textId="77777777" w:rsidR="003462B7" w:rsidRDefault="00273294">
      <w:r>
        <w:br w:type="page"/>
      </w:r>
    </w:p>
    <w:p w14:paraId="2D6B8083"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proofErr w:type="spellStart"/>
      <w:r>
        <w:rPr>
          <w:b/>
          <w:bCs/>
        </w:rPr>
        <w:t>eFigure</w:t>
      </w:r>
      <w:proofErr w:type="spellEnd"/>
      <w:r>
        <w:rPr>
          <w:b/>
          <w:bCs/>
        </w:rPr>
        <w:t xml:space="preserve"> 2</w:t>
      </w:r>
      <w:r>
        <w:t xml:space="preserve">: Mean difference in systolic blood pressure measured in the trial and as part of routine clinical practice over time. </w:t>
      </w:r>
    </w:p>
    <w:p w14:paraId="102DFC08" w14:textId="77777777" w:rsidR="003462B7" w:rsidRDefault="00273294">
      <w:pPr>
        <w:pStyle w:val="Figure"/>
        <w:jc w:val="center"/>
      </w:pPr>
      <w:r>
        <w:rPr>
          <w:noProof/>
        </w:rPr>
        <w:drawing>
          <wp:inline distT="0" distB="0" distL="0" distR="0" wp14:anchorId="786CD2DB" wp14:editId="01E20B0E">
            <wp:extent cx="10058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51"/>
                    <a:srcRect/>
                    <a:stretch>
                      <a:fillRect/>
                    </a:stretch>
                  </pic:blipFill>
                  <pic:spPr bwMode="auto">
                    <a:xfrm>
                      <a:off x="0" y="0"/>
                      <a:ext cx="139700" cy="76200"/>
                    </a:xfrm>
                    <a:prstGeom prst="rect">
                      <a:avLst/>
                    </a:prstGeom>
                    <a:noFill/>
                  </pic:spPr>
                </pic:pic>
              </a:graphicData>
            </a:graphic>
          </wp:inline>
        </w:drawing>
      </w:r>
    </w:p>
    <w:p w14:paraId="4F2A7B99" w14:textId="77777777" w:rsidR="003462B7" w:rsidRDefault="00273294">
      <w:pPr>
        <w:pStyle w:val="BodyText"/>
        <w:pBdr>
          <w:top w:val="none" w:sz="0" w:space="0" w:color="000000"/>
          <w:left w:val="none" w:sz="0" w:space="0" w:color="000000"/>
          <w:bottom w:val="none" w:sz="0" w:space="0" w:color="000000"/>
          <w:right w:val="none" w:sz="0" w:space="0" w:color="000000"/>
        </w:pBdr>
        <w:spacing w:before="0" w:after="0" w:line="240" w:lineRule="auto"/>
      </w:pPr>
      <w:r>
        <w:t xml:space="preserve">Shaded areas indicate a 95% confidence interval for the mean. </w:t>
      </w:r>
    </w:p>
    <w:p w14:paraId="2BD47B5E" w14:textId="39E0D782" w:rsidR="003462B7" w:rsidDel="00D02507" w:rsidRDefault="00273294">
      <w:pPr>
        <w:pStyle w:val="BodyText"/>
        <w:pBdr>
          <w:top w:val="none" w:sz="0" w:space="0" w:color="000000"/>
          <w:left w:val="none" w:sz="0" w:space="0" w:color="000000"/>
          <w:bottom w:val="none" w:sz="0" w:space="0" w:color="000000"/>
          <w:right w:val="none" w:sz="0" w:space="0" w:color="000000"/>
        </w:pBdr>
        <w:spacing w:before="0" w:after="0" w:line="240" w:lineRule="auto"/>
        <w:rPr>
          <w:del w:id="133" w:author="Nicholas M. Pajewski" w:date="2022-02-21T12:56:00Z"/>
        </w:rPr>
      </w:pPr>
      <w:r>
        <w:t>EHR denotes electronic health record.</w:t>
      </w:r>
    </w:p>
    <w:p w14:paraId="118D9660" w14:textId="19A0972C" w:rsidR="003462B7" w:rsidDel="00D02507" w:rsidRDefault="003462B7">
      <w:pPr>
        <w:pStyle w:val="BodyText"/>
        <w:pBdr>
          <w:top w:val="none" w:sz="0" w:space="0" w:color="000000"/>
          <w:left w:val="none" w:sz="0" w:space="0" w:color="000000"/>
          <w:bottom w:val="none" w:sz="0" w:space="0" w:color="000000"/>
          <w:right w:val="none" w:sz="0" w:space="0" w:color="000000"/>
        </w:pBdr>
        <w:spacing w:before="0" w:after="0" w:line="240" w:lineRule="auto"/>
        <w:rPr>
          <w:del w:id="134" w:author="Nicholas M. Pajewski" w:date="2022-02-21T12:57:00Z"/>
        </w:rPr>
        <w:sectPr w:rsidR="003462B7" w:rsidDel="00D02507">
          <w:headerReference w:type="even" r:id="rId52"/>
          <w:headerReference w:type="default" r:id="rId53"/>
          <w:footerReference w:type="even" r:id="rId54"/>
          <w:footerReference w:type="default" r:id="rId55"/>
          <w:headerReference w:type="first" r:id="rId56"/>
          <w:footerReference w:type="first" r:id="rId57"/>
          <w:type w:val="continuous"/>
          <w:pgSz w:w="16838" w:h="11906" w:orient="landscape"/>
          <w:pgMar w:top="120" w:right="180" w:bottom="120" w:left="180" w:header="720" w:footer="720" w:gutter="720"/>
          <w:cols w:space="720"/>
        </w:sectPr>
        <w:pPrChange w:id="135" w:author="Nicholas M. Pajewski" w:date="2022-02-21T12:56:00Z">
          <w:pPr/>
        </w:pPrChange>
      </w:pPr>
    </w:p>
    <w:bookmarkEnd w:id="130"/>
    <w:p w14:paraId="7FCE9073" w14:textId="77777777" w:rsidR="00F4180F" w:rsidRDefault="00F4180F"/>
    <w:sectPr w:rsidR="00F4180F">
      <w:headerReference w:type="even" r:id="rId58"/>
      <w:headerReference w:type="default" r:id="rId59"/>
      <w:footerReference w:type="even" r:id="rId60"/>
      <w:footerReference w:type="default" r:id="rId61"/>
      <w:headerReference w:type="first" r:id="rId62"/>
      <w:footerReference w:type="first" r:id="rId63"/>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helton, Paul K" w:date="2022-03-02T08:38:00Z" w:initials="WPK">
    <w:p w14:paraId="557FFEFD" w14:textId="11207BFB" w:rsidR="00CC7D60" w:rsidRDefault="00CC7D60">
      <w:pPr>
        <w:pStyle w:val="CommentText"/>
      </w:pPr>
      <w:r>
        <w:rPr>
          <w:rStyle w:val="CommentReference"/>
        </w:rPr>
        <w:annotationRef/>
      </w:r>
      <w:r>
        <w:t xml:space="preserve"> It might be helpful to provide the end of ascertainment date here</w:t>
      </w:r>
      <w:r w:rsidRPr="00CC7D60">
        <w:t xml:space="preserve"> </w:t>
      </w:r>
      <w:r>
        <w:t>(in the same way that you provide dates in the next section).</w:t>
      </w:r>
    </w:p>
  </w:comment>
  <w:comment w:id="3" w:author="William C .Cushman" w:date="2022-02-22T09:01:00Z" w:initials="WCC">
    <w:p w14:paraId="05657006" w14:textId="5F8A490F" w:rsidR="00F91C78" w:rsidRDefault="00F91C78">
      <w:pPr>
        <w:pStyle w:val="CommentText"/>
      </w:pPr>
      <w:r>
        <w:rPr>
          <w:rStyle w:val="CommentReference"/>
        </w:rPr>
        <w:annotationRef/>
      </w:r>
      <w:proofErr w:type="gramStart"/>
      <w:r>
        <w:t>So</w:t>
      </w:r>
      <w:proofErr w:type="gramEnd"/>
      <w:r>
        <w:t xml:space="preserve"> this was not from the NDI </w:t>
      </w:r>
      <w:r w:rsidR="00533DC4">
        <w:t xml:space="preserve">only </w:t>
      </w:r>
      <w:r>
        <w:t>data, since it says NDI collection started in 2016</w:t>
      </w:r>
      <w:r w:rsidR="00533DC4">
        <w:t>, but didn’t NDI data collection begin much earlier (in-trial)</w:t>
      </w:r>
      <w:r>
        <w:t xml:space="preserve">? </w:t>
      </w:r>
      <w:r w:rsidR="00533DC4">
        <w:t>Since</w:t>
      </w:r>
      <w:r>
        <w:t xml:space="preserve"> we have NDI for in-trial period </w:t>
      </w:r>
      <w:r w:rsidR="00533DC4">
        <w:t>can’t we</w:t>
      </w:r>
      <w:r>
        <w:t xml:space="preserve"> compare with </w:t>
      </w:r>
      <w:r w:rsidR="006E436A">
        <w:t xml:space="preserve">adjudicated </w:t>
      </w:r>
      <w:r w:rsidR="00533DC4">
        <w:t xml:space="preserve">or study-determined </w:t>
      </w:r>
      <w:r w:rsidR="006E436A">
        <w:t>deaths</w:t>
      </w:r>
      <w:r w:rsidR="00533DC4">
        <w:t xml:space="preserve"> during the in-trial period and compare NDI determination only in-trial vs observational period</w:t>
      </w:r>
      <w:r w:rsidR="006E436A">
        <w:t>?</w:t>
      </w:r>
    </w:p>
  </w:comment>
  <w:comment w:id="4" w:author="William C .Cushman" w:date="2022-02-22T09:32:00Z" w:initials="WCC">
    <w:p w14:paraId="21335E03" w14:textId="6049E51E" w:rsidR="002B4E32" w:rsidRDefault="002B4E32">
      <w:pPr>
        <w:pStyle w:val="CommentText"/>
      </w:pPr>
      <w:r>
        <w:rPr>
          <w:rStyle w:val="CommentReference"/>
        </w:rPr>
        <w:annotationRef/>
      </w:r>
      <w:r w:rsidR="00CC425E">
        <w:t xml:space="preserve">This was HR </w:t>
      </w:r>
      <w:r w:rsidR="00CC425E">
        <w:rPr>
          <w:rFonts w:cs="Times New Roman"/>
          <w:sz w:val="16"/>
          <w:szCs w:val="16"/>
        </w:rPr>
        <w:t xml:space="preserve">0.58 (0.39–0.84) in the </w:t>
      </w:r>
      <w:proofErr w:type="gramStart"/>
      <w:r w:rsidR="00CC425E">
        <w:rPr>
          <w:rFonts w:cs="Times New Roman"/>
          <w:sz w:val="16"/>
          <w:szCs w:val="16"/>
        </w:rPr>
        <w:t>final results</w:t>
      </w:r>
      <w:proofErr w:type="gramEnd"/>
      <w:r w:rsidR="00CC425E">
        <w:rPr>
          <w:rFonts w:cs="Times New Roman"/>
          <w:sz w:val="16"/>
          <w:szCs w:val="16"/>
        </w:rPr>
        <w:t xml:space="preserve"> paper; why different?</w:t>
      </w:r>
    </w:p>
  </w:comment>
  <w:comment w:id="5" w:author="William C .Cushman" w:date="2022-02-24T17:17:00Z" w:initials="WCC">
    <w:p w14:paraId="47868411" w14:textId="6431DA2A" w:rsidR="00CC425E" w:rsidRDefault="00CC425E" w:rsidP="00CC425E">
      <w:pPr>
        <w:pStyle w:val="CommentText"/>
      </w:pPr>
      <w:r>
        <w:rPr>
          <w:rStyle w:val="CommentReference"/>
        </w:rPr>
        <w:annotationRef/>
      </w:r>
      <w:r>
        <w:t xml:space="preserve">This was hazard ratio, 0.75; 95% CI, 0.61 to 0.92 in the </w:t>
      </w:r>
      <w:proofErr w:type="gramStart"/>
      <w:r>
        <w:t>final results</w:t>
      </w:r>
      <w:proofErr w:type="gramEnd"/>
      <w:r>
        <w:t xml:space="preserve"> paper – why different?</w:t>
      </w:r>
    </w:p>
  </w:comment>
  <w:comment w:id="6" w:author="Whelton, Paul K" w:date="2022-03-02T08:42:00Z" w:initials="WPK">
    <w:p w14:paraId="69888F44" w14:textId="544C68B3" w:rsidR="00197C4D" w:rsidRDefault="00197C4D">
      <w:pPr>
        <w:pStyle w:val="CommentText"/>
      </w:pPr>
      <w:r>
        <w:rPr>
          <w:rStyle w:val="CommentReference"/>
        </w:rPr>
        <w:annotationRef/>
      </w:r>
      <w:r>
        <w:t xml:space="preserve">Given that this is in the abstract, I expect reviewers and editors will want a bit more transparency e.g. In a subgroup of </w:t>
      </w:r>
      <w:r w:rsidR="00FA581A">
        <w:t>2944</w:t>
      </w:r>
      <w:r>
        <w:t xml:space="preserve"> participants, the estimated etc. </w:t>
      </w:r>
    </w:p>
  </w:comment>
  <w:comment w:id="7" w:author="William C .Cushman" w:date="2022-02-22T09:04:00Z" w:initials="WCC">
    <w:p w14:paraId="15D8FAE2" w14:textId="38340D7E" w:rsidR="006E436A" w:rsidRDefault="006E436A">
      <w:pPr>
        <w:pStyle w:val="CommentText"/>
      </w:pPr>
      <w:r>
        <w:rPr>
          <w:rStyle w:val="CommentReference"/>
        </w:rPr>
        <w:annotationRef/>
      </w:r>
      <w:r w:rsidR="00A12883">
        <w:t>Shouldn’t</w:t>
      </w:r>
      <w:r>
        <w:t xml:space="preserve"> we also report the SBPs for the standard group participants for the same time period</w:t>
      </w:r>
      <w:r w:rsidR="00A12883">
        <w:t>s</w:t>
      </w:r>
      <w:r>
        <w:t>?</w:t>
      </w:r>
    </w:p>
  </w:comment>
  <w:comment w:id="10" w:author="William C .Cushman" w:date="2022-02-22T09:23:00Z" w:initials="WCC">
    <w:p w14:paraId="6FDD21F2" w14:textId="163596F7" w:rsidR="00A12883" w:rsidRDefault="00A12883">
      <w:pPr>
        <w:pStyle w:val="CommentText"/>
      </w:pPr>
      <w:r>
        <w:rPr>
          <w:rStyle w:val="CommentReference"/>
        </w:rPr>
        <w:annotationRef/>
      </w:r>
      <w:r>
        <w:t xml:space="preserve">Is this correct? The curves look like they come together more gradually, but you know best. Is this despite some separation in SBPs during the early observational period? </w:t>
      </w:r>
    </w:p>
  </w:comment>
  <w:comment w:id="13" w:author="William C .Cushman" w:date="2022-02-22T10:53:00Z" w:initials="WCC">
    <w:p w14:paraId="3F0BAFDA" w14:textId="0756C118" w:rsidR="00E93A0D" w:rsidRDefault="00E93A0D">
      <w:pPr>
        <w:pStyle w:val="CommentText"/>
      </w:pPr>
      <w:r>
        <w:rPr>
          <w:rStyle w:val="CommentReference"/>
        </w:rPr>
        <w:annotationRef/>
      </w:r>
      <w:r>
        <w:t>I assume references will be reordered correctly</w:t>
      </w:r>
    </w:p>
  </w:comment>
  <w:comment w:id="12" w:author="Whelton, Paul K" w:date="2022-03-02T08:50:00Z" w:initials="WPK">
    <w:p w14:paraId="51623B6F" w14:textId="221FC6AF" w:rsidR="008366C9" w:rsidRDefault="008366C9">
      <w:pPr>
        <w:pStyle w:val="CommentText"/>
      </w:pPr>
      <w:r>
        <w:rPr>
          <w:rStyle w:val="CommentReference"/>
        </w:rPr>
        <w:annotationRef/>
      </w:r>
      <w:r>
        <w:t>This could be deleted</w:t>
      </w:r>
      <w:r w:rsidR="00A54235">
        <w:t>.</w:t>
      </w:r>
    </w:p>
  </w:comment>
  <w:comment w:id="37" w:author="William C .Cushman" w:date="2022-02-22T11:05:00Z" w:initials="WCC">
    <w:p w14:paraId="7FACF4CE" w14:textId="24FD2C73" w:rsidR="00833AA5" w:rsidRPr="002061AD" w:rsidRDefault="00833AA5">
      <w:pPr>
        <w:pStyle w:val="CommentText"/>
        <w:rPr>
          <w:vertAlign w:val="subscript"/>
        </w:rPr>
      </w:pPr>
      <w:r>
        <w:rPr>
          <w:rStyle w:val="CommentReference"/>
        </w:rPr>
        <w:annotationRef/>
      </w:r>
      <w:r>
        <w:t>I don’t understand why this shouldn’t be 8/</w:t>
      </w:r>
      <w:r w:rsidR="005C54E3">
        <w:t>2</w:t>
      </w:r>
      <w:r>
        <w:t>0/2015.</w:t>
      </w:r>
    </w:p>
  </w:comment>
  <w:comment w:id="38" w:author="Whelton, Paul K" w:date="2022-03-02T09:04:00Z" w:initials="WPK">
    <w:p w14:paraId="643B1A1C" w14:textId="7A7C0CE0" w:rsidR="00D509A9" w:rsidRDefault="00D509A9">
      <w:pPr>
        <w:pStyle w:val="CommentText"/>
      </w:pPr>
      <w:r>
        <w:rPr>
          <w:rStyle w:val="CommentReference"/>
        </w:rPr>
        <w:annotationRef/>
      </w:r>
      <w:r>
        <w:t>I agree.</w:t>
      </w:r>
    </w:p>
  </w:comment>
  <w:comment w:id="48" w:author="William C .Cushman" w:date="2022-02-22T09:31:00Z" w:initials="WCC">
    <w:p w14:paraId="4D700B02" w14:textId="2DE240AF" w:rsidR="004F50BA" w:rsidRDefault="004F50BA">
      <w:pPr>
        <w:pStyle w:val="CommentText"/>
      </w:pPr>
      <w:r>
        <w:rPr>
          <w:rStyle w:val="CommentReference"/>
        </w:rPr>
        <w:annotationRef/>
      </w:r>
      <w:r>
        <w:t xml:space="preserve">I don’t understand – I thought it was </w:t>
      </w:r>
      <w:r w:rsidR="00624546" w:rsidRPr="00624546">
        <w:t>0.75 (0.61–0.92)</w:t>
      </w:r>
      <w:r w:rsidR="00624546">
        <w:t xml:space="preserve"> in the </w:t>
      </w:r>
      <w:proofErr w:type="gramStart"/>
      <w:r w:rsidR="00624546">
        <w:t>final results</w:t>
      </w:r>
      <w:proofErr w:type="gramEnd"/>
      <w:r w:rsidR="00624546">
        <w:t xml:space="preserve"> paper</w:t>
      </w:r>
      <w:r w:rsidR="00F729CF">
        <w:t xml:space="preserve"> </w:t>
      </w:r>
      <w:r>
        <w:t>and significant</w:t>
      </w:r>
      <w:r w:rsidR="00624546">
        <w:t xml:space="preserve"> (p=0.006)</w:t>
      </w:r>
      <w:r>
        <w:t>. Is this only for the subpopulation in the EHR study?</w:t>
      </w:r>
      <w:r w:rsidR="00F729CF">
        <w:t xml:space="preserve"> Need to make that clear</w:t>
      </w:r>
      <w:r w:rsidR="007A6ADD">
        <w:t>, but shouldn’t both be reported? Also, what if use entire study population, but only use NDI data for deaths?</w:t>
      </w:r>
    </w:p>
  </w:comment>
  <w:comment w:id="51" w:author="Whelton, Paul K" w:date="2022-03-02T15:23:00Z" w:initials="WPK">
    <w:p w14:paraId="567EFEC0" w14:textId="65B47BF4" w:rsidR="00F92BF0" w:rsidRDefault="00F92BF0">
      <w:pPr>
        <w:pStyle w:val="CommentText"/>
      </w:pPr>
      <w:r>
        <w:rPr>
          <w:rStyle w:val="CommentReference"/>
        </w:rPr>
        <w:annotationRef/>
      </w:r>
      <w:r>
        <w:t>Is this correct?</w:t>
      </w:r>
    </w:p>
  </w:comment>
  <w:comment w:id="68" w:author="Whelton, Paul K" w:date="2022-03-02T15:33:00Z" w:initials="WPK">
    <w:p w14:paraId="1AD4B980" w14:textId="649839BC" w:rsidR="00341DAD" w:rsidRDefault="00341DAD">
      <w:pPr>
        <w:pStyle w:val="CommentText"/>
      </w:pPr>
      <w:r>
        <w:rPr>
          <w:rStyle w:val="CommentReference"/>
        </w:rPr>
        <w:annotationRef/>
      </w:r>
      <w:r>
        <w:t>Is this what you mean?</w:t>
      </w:r>
    </w:p>
  </w:comment>
  <w:comment w:id="81" w:author="William C .Cushman" w:date="2022-02-27T22:47:00Z" w:initials="WCC">
    <w:p w14:paraId="245A7C28" w14:textId="03410DF9" w:rsidR="00A65615" w:rsidRDefault="00A65615">
      <w:pPr>
        <w:pStyle w:val="CommentText"/>
      </w:pPr>
      <w:r>
        <w:rPr>
          <w:rStyle w:val="CommentReference"/>
        </w:rPr>
        <w:annotationRef/>
      </w:r>
      <w:r>
        <w:t>Is this CVD or CVD mortality?</w:t>
      </w:r>
    </w:p>
  </w:comment>
  <w:comment w:id="82" w:author="William C .Cushman" w:date="2022-02-28T09:46:00Z" w:initials="WCC">
    <w:p w14:paraId="648E7F94" w14:textId="27A2BADC" w:rsidR="00A66859" w:rsidRDefault="00A66859">
      <w:pPr>
        <w:pStyle w:val="CommentText"/>
      </w:pPr>
      <w:r>
        <w:rPr>
          <w:rStyle w:val="CommentReference"/>
        </w:rPr>
        <w:annotationRef/>
      </w:r>
      <w:r>
        <w:t>I’m not sure what these 2 values refer to. Need to clarify.</w:t>
      </w:r>
    </w:p>
  </w:comment>
  <w:comment w:id="83" w:author="William C .Cushman" w:date="2022-02-28T09:55:00Z" w:initials="WCC">
    <w:p w14:paraId="0DC14A73" w14:textId="4B51D91F" w:rsidR="00A66859" w:rsidRDefault="00A66859">
      <w:pPr>
        <w:pStyle w:val="CommentText"/>
      </w:pPr>
      <w:r>
        <w:rPr>
          <w:rStyle w:val="CommentReference"/>
        </w:rPr>
        <w:annotationRef/>
      </w:r>
    </w:p>
  </w:comment>
  <w:comment w:id="84" w:author="William C .Cushman" w:date="2022-02-28T09:55:00Z" w:initials="WCC">
    <w:p w14:paraId="3ED306A2" w14:textId="14D03BC0" w:rsidR="00A66859" w:rsidRDefault="00A66859">
      <w:pPr>
        <w:pStyle w:val="CommentText"/>
      </w:pPr>
      <w:r>
        <w:rPr>
          <w:rStyle w:val="CommentReference"/>
        </w:rPr>
        <w:annotationRef/>
      </w:r>
      <w:r>
        <w:t>“may” or “appears to”?</w:t>
      </w:r>
    </w:p>
  </w:comment>
  <w:comment w:id="87" w:author="Nicholas M. Pajewski" w:date="2022-02-21T15:55:00Z" w:initials="NMP">
    <w:p w14:paraId="50F8A2D6" w14:textId="12E91602" w:rsidR="003D7CE3" w:rsidRDefault="003D7CE3">
      <w:pPr>
        <w:pStyle w:val="CommentText"/>
      </w:pPr>
      <w:r>
        <w:rPr>
          <w:rStyle w:val="CommentReference"/>
        </w:rPr>
        <w:annotationRef/>
      </w:r>
      <w:r>
        <w:t>Add reference to REGARDS paper. Others?</w:t>
      </w:r>
    </w:p>
  </w:comment>
  <w:comment w:id="131" w:author="Nicholas M. Pajewski" w:date="2022-02-21T15:51:00Z" w:initials="NMP">
    <w:p w14:paraId="63BF4D59" w14:textId="6BBA14E2" w:rsidR="003D7CE3" w:rsidRDefault="003D7CE3">
      <w:pPr>
        <w:pStyle w:val="CommentText"/>
      </w:pPr>
      <w:r>
        <w:rPr>
          <w:rStyle w:val="CommentReference"/>
        </w:rPr>
        <w:annotationRef/>
      </w:r>
      <w:r>
        <w:t xml:space="preserve">There has been a request to add confidence intervals and the interaction p-values to the forest plots. It is in the works, just not quite complete yet. </w:t>
      </w:r>
    </w:p>
  </w:comment>
  <w:comment w:id="132" w:author="William C .Cushman" w:date="2022-02-22T09:28:00Z" w:initials="WCC">
    <w:p w14:paraId="4231D123" w14:textId="3AD7177F" w:rsidR="004F50BA" w:rsidRDefault="004F50BA">
      <w:pPr>
        <w:pStyle w:val="CommentText"/>
      </w:pPr>
      <w:r>
        <w:rPr>
          <w:rStyle w:val="CommentReference"/>
        </w:rPr>
        <w:annotationRef/>
      </w:r>
      <w:r>
        <w:t>Why is this not a lower/significant HR?</w:t>
      </w:r>
      <w:r w:rsidR="000350E6">
        <w:t xml:space="preserve"> What data? Through 8/20/2015? Adjudicated – if so, why different than primary results? Only NDI data?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7FFEFD" w15:done="0"/>
  <w15:commentEx w15:paraId="05657006" w15:done="0"/>
  <w15:commentEx w15:paraId="21335E03" w15:done="0"/>
  <w15:commentEx w15:paraId="47868411" w15:done="0"/>
  <w15:commentEx w15:paraId="69888F44" w15:done="0"/>
  <w15:commentEx w15:paraId="15D8FAE2" w15:done="0"/>
  <w15:commentEx w15:paraId="6FDD21F2" w15:done="0"/>
  <w15:commentEx w15:paraId="3F0BAFDA" w15:done="0"/>
  <w15:commentEx w15:paraId="51623B6F" w15:done="0"/>
  <w15:commentEx w15:paraId="7FACF4CE" w15:done="0"/>
  <w15:commentEx w15:paraId="643B1A1C" w15:paraIdParent="7FACF4CE" w15:done="0"/>
  <w15:commentEx w15:paraId="4D700B02" w15:done="0"/>
  <w15:commentEx w15:paraId="567EFEC0" w15:done="0"/>
  <w15:commentEx w15:paraId="1AD4B980" w15:done="0"/>
  <w15:commentEx w15:paraId="245A7C28" w15:done="0"/>
  <w15:commentEx w15:paraId="648E7F94" w15:done="0"/>
  <w15:commentEx w15:paraId="0DC14A73" w15:done="0"/>
  <w15:commentEx w15:paraId="3ED306A2" w15:paraIdParent="0DC14A73" w15:done="0"/>
  <w15:commentEx w15:paraId="50F8A2D6" w15:done="0"/>
  <w15:commentEx w15:paraId="63BF4D59" w15:done="0"/>
  <w15:commentEx w15:paraId="4231D1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9AB75" w16cex:dateUtc="2022-03-02T14:38:00Z"/>
  <w16cex:commentExtensible w16cex:durableId="25BF24E7" w16cex:dateUtc="2022-02-22T15:01:00Z"/>
  <w16cex:commentExtensible w16cex:durableId="25BF2C3D" w16cex:dateUtc="2022-02-22T15:32:00Z"/>
  <w16cex:commentExtensible w16cex:durableId="25C23C3C" w16cex:dateUtc="2022-02-24T23:17:00Z"/>
  <w16cex:commentExtensible w16cex:durableId="25C9AC7E" w16cex:dateUtc="2022-03-02T14:42:00Z"/>
  <w16cex:commentExtensible w16cex:durableId="25BF259D" w16cex:dateUtc="2022-02-22T15:04:00Z"/>
  <w16cex:commentExtensible w16cex:durableId="25BF29F8" w16cex:dateUtc="2022-02-22T15:23:00Z"/>
  <w16cex:commentExtensible w16cex:durableId="25BF3F43" w16cex:dateUtc="2022-02-22T16:53:00Z"/>
  <w16cex:commentExtensible w16cex:durableId="25C9AE58" w16cex:dateUtc="2022-03-02T14:50:00Z"/>
  <w16cex:commentExtensible w16cex:durableId="25BF41DC" w16cex:dateUtc="2022-02-22T17:05:00Z"/>
  <w16cex:commentExtensible w16cex:durableId="25C9B189" w16cex:dateUtc="2022-03-02T15:04:00Z"/>
  <w16cex:commentExtensible w16cex:durableId="25BF2BD7" w16cex:dateUtc="2022-02-22T15:31:00Z"/>
  <w16cex:commentExtensible w16cex:durableId="25CA0A72" w16cex:dateUtc="2022-03-02T21:23:00Z"/>
  <w16cex:commentExtensible w16cex:durableId="25CA0CBD" w16cex:dateUtc="2022-03-02T21:33:00Z"/>
  <w16cex:commentExtensible w16cex:durableId="25C67E03" w16cex:dateUtc="2022-02-28T04:47:00Z"/>
  <w16cex:commentExtensible w16cex:durableId="25C7187D" w16cex:dateUtc="2022-02-28T15:46:00Z"/>
  <w16cex:commentExtensible w16cex:durableId="25C71A82" w16cex:dateUtc="2022-02-28T15:55:00Z"/>
  <w16cex:commentExtensible w16cex:durableId="25C71A83" w16cex:dateUtc="2022-02-28T15:55:00Z"/>
  <w16cex:commentExtensible w16cex:durableId="25BF23D1" w16cex:dateUtc="2022-02-21T21:55:00Z"/>
  <w16cex:commentExtensible w16cex:durableId="25BF23D2" w16cex:dateUtc="2022-02-21T21:51:00Z"/>
  <w16cex:commentExtensible w16cex:durableId="25BF2B31" w16cex:dateUtc="2022-02-22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7FFEFD" w16cid:durableId="25C9AB75"/>
  <w16cid:commentId w16cid:paraId="05657006" w16cid:durableId="25BF24E7"/>
  <w16cid:commentId w16cid:paraId="21335E03" w16cid:durableId="25BF2C3D"/>
  <w16cid:commentId w16cid:paraId="47868411" w16cid:durableId="25C23C3C"/>
  <w16cid:commentId w16cid:paraId="69888F44" w16cid:durableId="25C9AC7E"/>
  <w16cid:commentId w16cid:paraId="15D8FAE2" w16cid:durableId="25BF259D"/>
  <w16cid:commentId w16cid:paraId="6FDD21F2" w16cid:durableId="25BF29F8"/>
  <w16cid:commentId w16cid:paraId="3F0BAFDA" w16cid:durableId="25BF3F43"/>
  <w16cid:commentId w16cid:paraId="51623B6F" w16cid:durableId="25C9AE58"/>
  <w16cid:commentId w16cid:paraId="7FACF4CE" w16cid:durableId="25BF41DC"/>
  <w16cid:commentId w16cid:paraId="643B1A1C" w16cid:durableId="25C9B189"/>
  <w16cid:commentId w16cid:paraId="4D700B02" w16cid:durableId="25BF2BD7"/>
  <w16cid:commentId w16cid:paraId="567EFEC0" w16cid:durableId="25CA0A72"/>
  <w16cid:commentId w16cid:paraId="1AD4B980" w16cid:durableId="25CA0CBD"/>
  <w16cid:commentId w16cid:paraId="245A7C28" w16cid:durableId="25C67E03"/>
  <w16cid:commentId w16cid:paraId="648E7F94" w16cid:durableId="25C7187D"/>
  <w16cid:commentId w16cid:paraId="0DC14A73" w16cid:durableId="25C71A82"/>
  <w16cid:commentId w16cid:paraId="3ED306A2" w16cid:durableId="25C71A83"/>
  <w16cid:commentId w16cid:paraId="50F8A2D6" w16cid:durableId="25BF23D1"/>
  <w16cid:commentId w16cid:paraId="63BF4D59" w16cid:durableId="25BF23D2"/>
  <w16cid:commentId w16cid:paraId="4231D123" w16cid:durableId="25BF2B3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57B71" w14:textId="77777777" w:rsidR="0009788A" w:rsidRDefault="0009788A">
      <w:pPr>
        <w:spacing w:after="0"/>
      </w:pPr>
      <w:r>
        <w:separator/>
      </w:r>
    </w:p>
  </w:endnote>
  <w:endnote w:type="continuationSeparator" w:id="0">
    <w:p w14:paraId="2F583A9B" w14:textId="77777777" w:rsidR="0009788A" w:rsidRDefault="0009788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4F96315E" w14:textId="19AC304E" w:rsidR="003D7CE3" w:rsidRDefault="003D7CE3">
        <w:pPr>
          <w:pStyle w:val="Footer"/>
        </w:pPr>
        <w:r>
          <w:fldChar w:fldCharType="begin"/>
        </w:r>
        <w:r>
          <w:instrText xml:space="preserve"> PAGE   \* MERGEFORMAT </w:instrText>
        </w:r>
        <w:r>
          <w:fldChar w:fldCharType="separate"/>
        </w:r>
        <w:r w:rsidR="0083601A">
          <w:rPr>
            <w:noProof/>
          </w:rPr>
          <w:t>1</w:t>
        </w:r>
        <w:r>
          <w:rPr>
            <w:noProof/>
          </w:rPr>
          <w:fldChar w:fldCharType="end"/>
        </w:r>
      </w:p>
    </w:sdtContent>
  </w:sdt>
  <w:p w14:paraId="4FF0B1BF" w14:textId="77777777" w:rsidR="003D7CE3" w:rsidRDefault="003D7CE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B4E1" w14:textId="77777777" w:rsidR="003D7CE3" w:rsidRDefault="003D7CE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C7E1B" w14:textId="77777777" w:rsidR="003D7CE3" w:rsidRDefault="003D7CE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568686"/>
      <w:docPartObj>
        <w:docPartGallery w:val="Page Numbers (Bottom of Page)"/>
        <w:docPartUnique/>
      </w:docPartObj>
    </w:sdtPr>
    <w:sdtEndPr>
      <w:rPr>
        <w:noProof/>
      </w:rPr>
    </w:sdtEndPr>
    <w:sdtContent>
      <w:p w14:paraId="016EECEA" w14:textId="6CDF0A2D" w:rsidR="003D7CE3" w:rsidRDefault="003D7CE3">
        <w:pPr>
          <w:pStyle w:val="Footer"/>
        </w:pPr>
        <w:r>
          <w:fldChar w:fldCharType="begin"/>
        </w:r>
        <w:r>
          <w:instrText xml:space="preserve"> PAGE   \* MERGEFORMAT </w:instrText>
        </w:r>
        <w:r>
          <w:fldChar w:fldCharType="separate"/>
        </w:r>
        <w:r>
          <w:rPr>
            <w:noProof/>
          </w:rPr>
          <w:t>40</w:t>
        </w:r>
        <w:r>
          <w:rPr>
            <w:noProof/>
          </w:rPr>
          <w:fldChar w:fldCharType="end"/>
        </w:r>
      </w:p>
    </w:sdtContent>
  </w:sdt>
  <w:p w14:paraId="178387D4" w14:textId="77777777" w:rsidR="003D7CE3" w:rsidRDefault="003D7CE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D0846" w14:textId="77777777" w:rsidR="003D7CE3" w:rsidRDefault="003D7C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31EE3" w14:textId="77777777" w:rsidR="003D7CE3" w:rsidRDefault="003D7C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723104"/>
      <w:docPartObj>
        <w:docPartGallery w:val="Page Numbers (Bottom of Page)"/>
        <w:docPartUnique/>
      </w:docPartObj>
    </w:sdtPr>
    <w:sdtEndPr>
      <w:rPr>
        <w:noProof/>
      </w:rPr>
    </w:sdtEndPr>
    <w:sdtContent>
      <w:p w14:paraId="2E9DA786" w14:textId="346BCBA5" w:rsidR="003D7CE3" w:rsidRDefault="003D7CE3">
        <w:pPr>
          <w:pStyle w:val="Footer"/>
        </w:pPr>
        <w:r>
          <w:fldChar w:fldCharType="begin"/>
        </w:r>
        <w:r>
          <w:instrText xml:space="preserve"> PAGE   \* MERGEFORMAT </w:instrText>
        </w:r>
        <w:r>
          <w:fldChar w:fldCharType="separate"/>
        </w:r>
        <w:r w:rsidR="0083601A">
          <w:rPr>
            <w:noProof/>
          </w:rPr>
          <w:t>27</w:t>
        </w:r>
        <w:r>
          <w:rPr>
            <w:noProof/>
          </w:rPr>
          <w:fldChar w:fldCharType="end"/>
        </w:r>
      </w:p>
    </w:sdtContent>
  </w:sdt>
  <w:p w14:paraId="713097DE" w14:textId="77777777" w:rsidR="003D7CE3" w:rsidRDefault="003D7CE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68508" w14:textId="77777777" w:rsidR="003D7CE3" w:rsidRDefault="003D7CE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BE68B" w14:textId="77777777" w:rsidR="003D7CE3" w:rsidRDefault="003D7CE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82105"/>
      <w:docPartObj>
        <w:docPartGallery w:val="Page Numbers (Bottom of Page)"/>
        <w:docPartUnique/>
      </w:docPartObj>
    </w:sdtPr>
    <w:sdtEndPr>
      <w:rPr>
        <w:noProof/>
      </w:rPr>
    </w:sdtEndPr>
    <w:sdtContent>
      <w:p w14:paraId="71FFBCFA" w14:textId="3C13AC20" w:rsidR="003D7CE3" w:rsidRDefault="003D7CE3">
        <w:pPr>
          <w:pStyle w:val="Footer"/>
        </w:pPr>
        <w:r>
          <w:fldChar w:fldCharType="begin"/>
        </w:r>
        <w:r>
          <w:instrText xml:space="preserve"> PAGE   \* MERGEFORMAT </w:instrText>
        </w:r>
        <w:r>
          <w:fldChar w:fldCharType="separate"/>
        </w:r>
        <w:r w:rsidR="0083601A">
          <w:rPr>
            <w:noProof/>
          </w:rPr>
          <w:t>28</w:t>
        </w:r>
        <w:r>
          <w:rPr>
            <w:noProof/>
          </w:rPr>
          <w:fldChar w:fldCharType="end"/>
        </w:r>
      </w:p>
    </w:sdtContent>
  </w:sdt>
  <w:p w14:paraId="7B01A81F" w14:textId="77777777" w:rsidR="003D7CE3" w:rsidRDefault="003D7CE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45504" w14:textId="77777777" w:rsidR="003D7CE3" w:rsidRDefault="003D7CE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8EEC3" w14:textId="77777777" w:rsidR="003D7CE3" w:rsidRDefault="003D7CE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695449"/>
      <w:docPartObj>
        <w:docPartGallery w:val="Page Numbers (Bottom of Page)"/>
        <w:docPartUnique/>
      </w:docPartObj>
    </w:sdtPr>
    <w:sdtEndPr>
      <w:rPr>
        <w:noProof/>
      </w:rPr>
    </w:sdtEndPr>
    <w:sdtContent>
      <w:p w14:paraId="0C4E573B" w14:textId="2794E493" w:rsidR="003D7CE3" w:rsidRDefault="003D7CE3">
        <w:pPr>
          <w:pStyle w:val="Footer"/>
        </w:pPr>
        <w:r>
          <w:fldChar w:fldCharType="begin"/>
        </w:r>
        <w:r>
          <w:instrText xml:space="preserve"> PAGE   \* MERGEFORMAT </w:instrText>
        </w:r>
        <w:r>
          <w:fldChar w:fldCharType="separate"/>
        </w:r>
        <w:r w:rsidR="0083601A">
          <w:rPr>
            <w:noProof/>
          </w:rPr>
          <w:t>38</w:t>
        </w:r>
        <w:r>
          <w:rPr>
            <w:noProof/>
          </w:rPr>
          <w:fldChar w:fldCharType="end"/>
        </w:r>
      </w:p>
    </w:sdtContent>
  </w:sdt>
  <w:p w14:paraId="34753C3D" w14:textId="77777777" w:rsidR="003D7CE3" w:rsidRDefault="003D7C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3966" w14:textId="77777777" w:rsidR="0009788A" w:rsidRDefault="0009788A">
      <w:r>
        <w:separator/>
      </w:r>
    </w:p>
  </w:footnote>
  <w:footnote w:type="continuationSeparator" w:id="0">
    <w:p w14:paraId="1A89D20A" w14:textId="77777777" w:rsidR="0009788A" w:rsidRDefault="00097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B75C9" w14:textId="77777777" w:rsidR="003D7CE3" w:rsidRDefault="003D7C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BA08" w14:textId="77777777" w:rsidR="003D7CE3" w:rsidRDefault="003D7CE3">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8B3B7" w14:textId="77777777" w:rsidR="003D7CE3" w:rsidRDefault="003D7CE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88F05" w14:textId="77777777" w:rsidR="003D7CE3" w:rsidRDefault="003D7C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051BB" w14:textId="77777777" w:rsidR="003D7CE3" w:rsidRDefault="003D7C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22DB5" w14:textId="77777777" w:rsidR="003D7CE3" w:rsidRDefault="003D7CE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F17F" w14:textId="77777777" w:rsidR="003D7CE3" w:rsidRDefault="003D7C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0E152" w14:textId="77777777" w:rsidR="003D7CE3" w:rsidRDefault="003D7CE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9BEA" w14:textId="77777777" w:rsidR="003D7CE3" w:rsidRDefault="003D7CE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953C1" w14:textId="77777777" w:rsidR="003D7CE3" w:rsidRDefault="003D7CE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7F9EF" w14:textId="77777777" w:rsidR="003D7CE3" w:rsidRDefault="003D7C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A993C" w14:textId="77777777" w:rsidR="003D7CE3" w:rsidRDefault="003D7C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4C76990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831"/>
    <w:multiLevelType w:val="multilevel"/>
    <w:tmpl w:val="7EEA6EB8"/>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2"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lton, Paul K">
    <w15:presenceInfo w15:providerId="AD" w15:userId="S::pwhelton@tulane.edu::03bfc1ce-4f82-420e-b1ee-85450a2a5cc8"/>
  </w15:person>
  <w15:person w15:author="Nicholas M. Pajewski">
    <w15:presenceInfo w15:providerId="AD" w15:userId="S-1-5-21-1134720642-1542789574-19223665-1766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2B7"/>
    <w:rsid w:val="000350E6"/>
    <w:rsid w:val="0009788A"/>
    <w:rsid w:val="001474C3"/>
    <w:rsid w:val="00190181"/>
    <w:rsid w:val="00197C4D"/>
    <w:rsid w:val="001F58B4"/>
    <w:rsid w:val="002061AD"/>
    <w:rsid w:val="00273294"/>
    <w:rsid w:val="002B4E32"/>
    <w:rsid w:val="00341DAD"/>
    <w:rsid w:val="003462B7"/>
    <w:rsid w:val="00355EF7"/>
    <w:rsid w:val="003D7CE3"/>
    <w:rsid w:val="004470CA"/>
    <w:rsid w:val="004B7EDA"/>
    <w:rsid w:val="004D243B"/>
    <w:rsid w:val="004F50BA"/>
    <w:rsid w:val="00533DC4"/>
    <w:rsid w:val="005A1DE1"/>
    <w:rsid w:val="005C54E3"/>
    <w:rsid w:val="00624546"/>
    <w:rsid w:val="006E436A"/>
    <w:rsid w:val="006E599E"/>
    <w:rsid w:val="0078401C"/>
    <w:rsid w:val="007A6ADD"/>
    <w:rsid w:val="00833AA5"/>
    <w:rsid w:val="0083601A"/>
    <w:rsid w:val="008366C9"/>
    <w:rsid w:val="008A51F5"/>
    <w:rsid w:val="008C7FE7"/>
    <w:rsid w:val="00A10B3B"/>
    <w:rsid w:val="00A12883"/>
    <w:rsid w:val="00A54235"/>
    <w:rsid w:val="00A608E1"/>
    <w:rsid w:val="00A61CC6"/>
    <w:rsid w:val="00A65615"/>
    <w:rsid w:val="00A66859"/>
    <w:rsid w:val="00AB676E"/>
    <w:rsid w:val="00C050A8"/>
    <w:rsid w:val="00CC39F9"/>
    <w:rsid w:val="00CC425E"/>
    <w:rsid w:val="00CC7D60"/>
    <w:rsid w:val="00D02507"/>
    <w:rsid w:val="00D0443C"/>
    <w:rsid w:val="00D440CC"/>
    <w:rsid w:val="00D509A9"/>
    <w:rsid w:val="00E93A0D"/>
    <w:rsid w:val="00F4180F"/>
    <w:rsid w:val="00F729CF"/>
    <w:rsid w:val="00F91C78"/>
    <w:rsid w:val="00F92BF0"/>
    <w:rsid w:val="00FA581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7D2ED"/>
  <w15:docId w15:val="{8422EED5-2830-41A6-B991-9CA7A9DF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 w:type="character" w:styleId="CommentReference">
    <w:name w:val="annotation reference"/>
    <w:basedOn w:val="DefaultParagraphFont"/>
    <w:semiHidden/>
    <w:unhideWhenUsed/>
    <w:rsid w:val="004D243B"/>
    <w:rPr>
      <w:sz w:val="16"/>
      <w:szCs w:val="16"/>
    </w:rPr>
  </w:style>
  <w:style w:type="paragraph" w:styleId="CommentText">
    <w:name w:val="annotation text"/>
    <w:basedOn w:val="Normal"/>
    <w:link w:val="CommentTextChar"/>
    <w:semiHidden/>
    <w:unhideWhenUsed/>
    <w:rsid w:val="004D243B"/>
    <w:rPr>
      <w:sz w:val="20"/>
      <w:szCs w:val="20"/>
    </w:rPr>
  </w:style>
  <w:style w:type="character" w:customStyle="1" w:styleId="CommentTextChar">
    <w:name w:val="Comment Text Char"/>
    <w:basedOn w:val="DefaultParagraphFont"/>
    <w:link w:val="CommentText"/>
    <w:semiHidden/>
    <w:rsid w:val="004D243B"/>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4D243B"/>
    <w:rPr>
      <w:b/>
      <w:bCs/>
    </w:rPr>
  </w:style>
  <w:style w:type="character" w:customStyle="1" w:styleId="CommentSubjectChar">
    <w:name w:val="Comment Subject Char"/>
    <w:basedOn w:val="CommentTextChar"/>
    <w:link w:val="CommentSubject"/>
    <w:semiHidden/>
    <w:rsid w:val="004D243B"/>
    <w:rPr>
      <w:rFonts w:ascii="Times New Roman" w:hAnsi="Times New Roman"/>
      <w:b/>
      <w:bCs/>
      <w:sz w:val="20"/>
      <w:szCs w:val="20"/>
    </w:rPr>
  </w:style>
  <w:style w:type="paragraph" w:styleId="BalloonText">
    <w:name w:val="Balloon Text"/>
    <w:basedOn w:val="Normal"/>
    <w:link w:val="BalloonTextChar"/>
    <w:semiHidden/>
    <w:unhideWhenUsed/>
    <w:rsid w:val="004D243B"/>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4D243B"/>
    <w:rPr>
      <w:rFonts w:ascii="Segoe UI" w:hAnsi="Segoe UI" w:cs="Segoe UI"/>
      <w:sz w:val="18"/>
      <w:szCs w:val="18"/>
    </w:rPr>
  </w:style>
  <w:style w:type="paragraph" w:styleId="Revision">
    <w:name w:val="Revision"/>
    <w:hidden/>
    <w:semiHidden/>
    <w:rsid w:val="00F91C78"/>
    <w:pPr>
      <w:spacing w:after="0"/>
    </w:pPr>
    <w:rPr>
      <w:rFonts w:ascii="Times New Roman" w:hAnsi="Times New Roman"/>
    </w:rPr>
  </w:style>
  <w:style w:type="character" w:styleId="FollowedHyperlink">
    <w:name w:val="FollowedHyperlink"/>
    <w:basedOn w:val="DefaultParagraphFont"/>
    <w:rsid w:val="00F729C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6/j.ihj.2018.12.001" TargetMode="External"/><Relationship Id="rId18" Type="http://schemas.openxmlformats.org/officeDocument/2006/relationships/hyperlink" Target="https://doi.org/10.1093/gerona/glv228" TargetMode="External"/><Relationship Id="rId26" Type="http://schemas.openxmlformats.org/officeDocument/2006/relationships/hyperlink" Target="https://CRAN.R-project.org/package=survival" TargetMode="External"/><Relationship Id="rId39" Type="http://schemas.openxmlformats.org/officeDocument/2006/relationships/header" Target="header2.xml"/><Relationship Id="rId21" Type="http://schemas.openxmlformats.org/officeDocument/2006/relationships/hyperlink" Target="https://doi.org/10.21037/atm.2018.02.12" TargetMode="External"/><Relationship Id="rId34" Type="http://schemas.openxmlformats.org/officeDocument/2006/relationships/image" Target="media/image2.png"/><Relationship Id="rId42" Type="http://schemas.openxmlformats.org/officeDocument/2006/relationships/header" Target="header3.xml"/><Relationship Id="rId47" Type="http://schemas.openxmlformats.org/officeDocument/2006/relationships/footer" Target="footer6.xml"/><Relationship Id="rId50" Type="http://schemas.openxmlformats.org/officeDocument/2006/relationships/image" Target="media/image6.png"/><Relationship Id="rId55" Type="http://schemas.openxmlformats.org/officeDocument/2006/relationships/footer" Target="footer9.xml"/><Relationship Id="rId63" Type="http://schemas.openxmlformats.org/officeDocument/2006/relationships/footer" Target="footer13.xml"/><Relationship Id="rId7" Type="http://schemas.openxmlformats.org/officeDocument/2006/relationships/hyperlink" Target="mailto:npajewsk@wakehealth.edu" TargetMode="External"/><Relationship Id="rId2" Type="http://schemas.openxmlformats.org/officeDocument/2006/relationships/styles" Target="styles.xml"/><Relationship Id="rId16" Type="http://schemas.openxmlformats.org/officeDocument/2006/relationships/hyperlink" Target="https://doi.org/10.1111/j.1532-5415.2005.53221.x" TargetMode="External"/><Relationship Id="rId20" Type="http://schemas.openxmlformats.org/officeDocument/2006/relationships/hyperlink" Target="https://doi.org/10.1001/jamainternmed.2020.5028" TargetMode="External"/><Relationship Id="rId29" Type="http://schemas.openxmlformats.org/officeDocument/2006/relationships/hyperlink" Target="https://doi.org/10.1016/S0140-6736(21)01921-8" TargetMode="External"/><Relationship Id="rId41" Type="http://schemas.openxmlformats.org/officeDocument/2006/relationships/footer" Target="footer3.xml"/><Relationship Id="rId54" Type="http://schemas.openxmlformats.org/officeDocument/2006/relationships/footer" Target="footer8.xml"/><Relationship Id="rId62"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github.com/bcjaeger/table.glue" TargetMode="External"/><Relationship Id="rId32" Type="http://schemas.openxmlformats.org/officeDocument/2006/relationships/footer" Target="footer1.xml"/><Relationship Id="rId37" Type="http://schemas.openxmlformats.org/officeDocument/2006/relationships/image" Target="media/image5.png"/><Relationship Id="rId40" Type="http://schemas.openxmlformats.org/officeDocument/2006/relationships/footer" Target="footer2.xml"/><Relationship Id="rId45" Type="http://schemas.openxmlformats.org/officeDocument/2006/relationships/header" Target="header5.xml"/><Relationship Id="rId53" Type="http://schemas.openxmlformats.org/officeDocument/2006/relationships/header" Target="header8.xml"/><Relationship Id="rId58" Type="http://schemas.openxmlformats.org/officeDocument/2006/relationships/header" Target="header10.xml"/><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56/NEJMoa2102953" TargetMode="External"/><Relationship Id="rId23" Type="http://schemas.openxmlformats.org/officeDocument/2006/relationships/hyperlink" Target="https://www.R-project.org/" TargetMode="External"/><Relationship Id="rId28" Type="http://schemas.openxmlformats.org/officeDocument/2006/relationships/hyperlink" Target="https://doi.org/10.21105/joss.02959" TargetMode="External"/><Relationship Id="rId36" Type="http://schemas.openxmlformats.org/officeDocument/2006/relationships/image" Target="media/image4.png"/><Relationship Id="rId49" Type="http://schemas.openxmlformats.org/officeDocument/2006/relationships/footer" Target="footer7.xml"/><Relationship Id="rId57" Type="http://schemas.openxmlformats.org/officeDocument/2006/relationships/footer" Target="footer10.xml"/><Relationship Id="rId61" Type="http://schemas.openxmlformats.org/officeDocument/2006/relationships/footer" Target="footer12.xml"/><Relationship Id="rId10" Type="http://schemas.microsoft.com/office/2016/09/relationships/commentsIds" Target="commentsIds.xml"/><Relationship Id="rId19" Type="http://schemas.openxmlformats.org/officeDocument/2006/relationships/hyperlink" Target="https://www.cdc.gov/nchs/data/ndi/ndi_users_guide.pdf" TargetMode="External"/><Relationship Id="rId31" Type="http://schemas.openxmlformats.org/officeDocument/2006/relationships/hyperlink" Target="http://www.ncbi.nlm.nih.gov/books/NBK567645/" TargetMode="External"/><Relationship Id="rId44" Type="http://schemas.openxmlformats.org/officeDocument/2006/relationships/header" Target="header4.xml"/><Relationship Id="rId52" Type="http://schemas.openxmlformats.org/officeDocument/2006/relationships/header" Target="header7.xml"/><Relationship Id="rId60" Type="http://schemas.openxmlformats.org/officeDocument/2006/relationships/footer" Target="footer11.xml"/><Relationship Id="rId65"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yperlink" Target="https://doi.org/10.1177/1740774514537404" TargetMode="External"/><Relationship Id="rId22" Type="http://schemas.openxmlformats.org/officeDocument/2006/relationships/hyperlink" Target="https://doi.org/10.1007/s10985-008-9094-0" TargetMode="External"/><Relationship Id="rId27" Type="http://schemas.openxmlformats.org/officeDocument/2006/relationships/hyperlink" Target="https://www.jstatsoft.org/v38/i02/" TargetMode="External"/><Relationship Id="rId30" Type="http://schemas.openxmlformats.org/officeDocument/2006/relationships/hyperlink" Target="https://doi.org/10.1161/CIRCULATIONAHA.121.057075" TargetMode="External"/><Relationship Id="rId35" Type="http://schemas.openxmlformats.org/officeDocument/2006/relationships/image" Target="media/image3.png"/><Relationship Id="rId43" Type="http://schemas.openxmlformats.org/officeDocument/2006/relationships/footer" Target="footer4.xml"/><Relationship Id="rId48" Type="http://schemas.openxmlformats.org/officeDocument/2006/relationships/header" Target="header6.xml"/><Relationship Id="rId56" Type="http://schemas.openxmlformats.org/officeDocument/2006/relationships/header" Target="header9.xm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www.r-project.org" TargetMode="External"/><Relationship Id="rId17" Type="http://schemas.openxmlformats.org/officeDocument/2006/relationships/hyperlink" Target="https://doi.org/10.1111/jgs.12195" TargetMode="External"/><Relationship Id="rId25" Type="http://schemas.openxmlformats.org/officeDocument/2006/relationships/hyperlink" Target="https://doi.org/10.21105/joss.01686" TargetMode="External"/><Relationship Id="rId33" Type="http://schemas.openxmlformats.org/officeDocument/2006/relationships/image" Target="media/image1.png"/><Relationship Id="rId38" Type="http://schemas.openxmlformats.org/officeDocument/2006/relationships/header" Target="header1.xml"/><Relationship Id="rId46" Type="http://schemas.openxmlformats.org/officeDocument/2006/relationships/footer" Target="footer5.xml"/><Relationship Id="rId59"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39</Pages>
  <Words>6533</Words>
  <Characters>37239</Characters>
  <Application>Microsoft Office Word</Application>
  <DocSecurity>0</DocSecurity>
  <Lines>310</Lines>
  <Paragraphs>87</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Longer term All-Cause and Cardiovascular Mortality with Intensive Blood Pressure Control: A Secondary Analysis of SPRINT</vt:lpstr>
      <vt:lpstr>ABSTRACT</vt:lpstr>
      <vt:lpstr>INTRODUCTION</vt:lpstr>
      <vt:lpstr>METHODS</vt:lpstr>
      <vt:lpstr>RESULTS</vt:lpstr>
      <vt:lpstr>DISCUSSION</vt:lpstr>
      <vt:lpstr>REFERENCES</vt:lpstr>
      <vt:lpstr>FINANCIAL DISCLOSURE</vt:lpstr>
    </vt:vector>
  </TitlesOfParts>
  <Company/>
  <LinksUpToDate>false</LinksUpToDate>
  <CharactersWithSpaces>43685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Longer term All-Cause and Cardiovascular Mortality with Intensive Blood Pressure Control: A Secondary Analysis of SPRINT</dc:title>
  <dc:creator>Nicholas M. Pajewski</dc:creator>
  <cp:keywords/>
  <cp:lastModifiedBy>Whelton, Paul K</cp:lastModifiedBy>
  <cp:revision>2</cp:revision>
  <dcterms:created xsi:type="dcterms:W3CDTF">2022-03-02T21:58:00Z</dcterms:created>
  <dcterms:modified xsi:type="dcterms:W3CDTF">2022-03-02T21:58:00Z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